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4DA4C" w14:textId="5AB93A4D" w:rsidR="00091D57" w:rsidRPr="005242F6" w:rsidRDefault="00091D57" w:rsidP="00091D57">
      <w:pPr>
        <w:pStyle w:val="5"/>
      </w:pPr>
      <w:bookmarkStart w:id="0" w:name="_Hlk55424700"/>
      <w:bookmarkEnd w:id="0"/>
      <w:r>
        <w:t xml:space="preserve"> </w:t>
      </w:r>
      <w:r w:rsidRPr="005242F6">
        <w:t>User</w:t>
      </w:r>
    </w:p>
    <w:p w14:paraId="022B0100" w14:textId="2FD0724E" w:rsidR="00091D57" w:rsidRPr="005242F6" w:rsidRDefault="00091D57" w:rsidP="00091D57">
      <w:r w:rsidRPr="005242F6">
        <w:t>Property Managers</w:t>
      </w:r>
    </w:p>
    <w:p w14:paraId="6ABDE82F" w14:textId="4970B111" w:rsidR="00091D57" w:rsidRPr="005242F6" w:rsidRDefault="00091D57" w:rsidP="00091D57">
      <w:r w:rsidRPr="005242F6">
        <w:t>Cleaners</w:t>
      </w:r>
    </w:p>
    <w:p w14:paraId="1C752A17" w14:textId="60A2A5A3" w:rsidR="0050285F" w:rsidRPr="005242F6" w:rsidRDefault="00091D57" w:rsidP="00091D57">
      <w:pPr>
        <w:pStyle w:val="5"/>
      </w:pPr>
      <w:r w:rsidRPr="005242F6">
        <w:t xml:space="preserve"> </w:t>
      </w:r>
      <w:r w:rsidR="0050285F" w:rsidRPr="005242F6">
        <w:rPr>
          <w:rFonts w:hint="eastAsia"/>
        </w:rPr>
        <w:t>F</w:t>
      </w:r>
      <w:r w:rsidR="0050285F" w:rsidRPr="005242F6">
        <w:t>unctional Requirement</w:t>
      </w:r>
    </w:p>
    <w:p w14:paraId="46EA8342" w14:textId="3299A677" w:rsidR="0050285F" w:rsidRPr="005242F6" w:rsidRDefault="0050285F" w:rsidP="00091D57">
      <w:pPr>
        <w:pStyle w:val="9"/>
      </w:pPr>
      <w:r w:rsidRPr="005242F6">
        <w:t>Log In</w:t>
      </w:r>
      <w:r w:rsidR="00091D57" w:rsidRPr="005242F6">
        <w:t xml:space="preserve"> </w:t>
      </w:r>
    </w:p>
    <w:p w14:paraId="04DF6A0E" w14:textId="586E9C64" w:rsidR="00091D57" w:rsidRPr="005242F6" w:rsidRDefault="00091D57" w:rsidP="00091D57">
      <w:pPr>
        <w:spacing w:after="0"/>
      </w:pPr>
      <w:r w:rsidRPr="005242F6">
        <w:t>User: Property Managers</w:t>
      </w:r>
    </w:p>
    <w:p w14:paraId="277043C6" w14:textId="6F8FFB8B" w:rsidR="00091D57" w:rsidRPr="005242F6" w:rsidRDefault="00091D57" w:rsidP="00091D57">
      <w:pPr>
        <w:spacing w:after="0"/>
      </w:pPr>
      <w:r w:rsidRPr="005242F6">
        <w:t xml:space="preserve">Assigned username and password, with API token </w:t>
      </w:r>
    </w:p>
    <w:p w14:paraId="01B1F2EB" w14:textId="564A9E43" w:rsidR="008875AB" w:rsidRPr="005242F6" w:rsidRDefault="008875AB" w:rsidP="00091D57">
      <w:pPr>
        <w:spacing w:after="0"/>
      </w:pPr>
      <w:r w:rsidRPr="005242F6">
        <w:t>No need to register for now</w:t>
      </w:r>
    </w:p>
    <w:p w14:paraId="07A64337" w14:textId="106D446A" w:rsidR="00FF5E38" w:rsidRPr="005242F6" w:rsidRDefault="00FF5E38" w:rsidP="00091D57">
      <w:pPr>
        <w:spacing w:after="0"/>
      </w:pPr>
    </w:p>
    <w:p w14:paraId="4AE64929" w14:textId="19BFE98D" w:rsidR="00FF5E38" w:rsidRPr="005242F6" w:rsidRDefault="00FF5E38" w:rsidP="00091D57">
      <w:pPr>
        <w:spacing w:after="0"/>
      </w:pPr>
      <w:r w:rsidRPr="005242F6">
        <w:t>Destination: Overview</w:t>
      </w:r>
    </w:p>
    <w:p w14:paraId="02D47CE8" w14:textId="18BD3C40" w:rsidR="002663F3" w:rsidRPr="005242F6" w:rsidRDefault="002663F3" w:rsidP="00091D57">
      <w:pPr>
        <w:spacing w:after="0"/>
      </w:pPr>
      <w:r w:rsidRPr="005242F6">
        <w:rPr>
          <w:noProof/>
        </w:rPr>
        <w:drawing>
          <wp:inline distT="0" distB="0" distL="0" distR="0" wp14:anchorId="2EBD1AD9" wp14:editId="6BEC0635">
            <wp:extent cx="4133671" cy="2318658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139" cy="23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F918" w14:textId="77777777" w:rsidR="002663F3" w:rsidRPr="005242F6" w:rsidRDefault="002663F3" w:rsidP="00091D57">
      <w:pPr>
        <w:spacing w:after="0"/>
      </w:pPr>
    </w:p>
    <w:p w14:paraId="2A03236D" w14:textId="490182FF" w:rsidR="0050285F" w:rsidRPr="005242F6" w:rsidRDefault="0050285F" w:rsidP="00091D57">
      <w:pPr>
        <w:pStyle w:val="9"/>
      </w:pPr>
      <w:r w:rsidRPr="005242F6">
        <w:t>Log Out</w:t>
      </w:r>
    </w:p>
    <w:p w14:paraId="298A4F44" w14:textId="0F163819" w:rsidR="00757EB5" w:rsidRPr="005242F6" w:rsidRDefault="00091D57" w:rsidP="00091D57">
      <w:r w:rsidRPr="005242F6">
        <w:t>User: Property Managers</w:t>
      </w:r>
    </w:p>
    <w:p w14:paraId="6A1F129E" w14:textId="77777777" w:rsidR="00DB375B" w:rsidRPr="005242F6" w:rsidRDefault="00DB375B" w:rsidP="00DB375B">
      <w:pPr>
        <w:spacing w:after="0"/>
      </w:pPr>
      <w:r w:rsidRPr="005242F6">
        <w:t>Destination: Log In page</w:t>
      </w:r>
    </w:p>
    <w:p w14:paraId="6272D33F" w14:textId="77777777" w:rsidR="00DB375B" w:rsidRPr="005242F6" w:rsidRDefault="00DB375B" w:rsidP="00091D57"/>
    <w:p w14:paraId="5A0B4AED" w14:textId="63EC9690" w:rsidR="00091D57" w:rsidRPr="005242F6" w:rsidRDefault="00757EB5" w:rsidP="00091D57">
      <w:r w:rsidRPr="005242F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0A915" wp14:editId="1F75366D">
                <wp:simplePos x="0" y="0"/>
                <wp:positionH relativeFrom="column">
                  <wp:posOffset>-70164</wp:posOffset>
                </wp:positionH>
                <wp:positionV relativeFrom="paragraph">
                  <wp:posOffset>1838785</wp:posOffset>
                </wp:positionV>
                <wp:extent cx="570368" cy="348558"/>
                <wp:effectExtent l="19050" t="19050" r="20320" b="1397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68" cy="34855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99930" id="椭圆 11" o:spid="_x0000_s1026" style="position:absolute;margin-left:-5.5pt;margin-top:144.8pt;width:44.9pt;height:2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" filled="f" strokecolor="red" strokeweight="2.25pt">
                <v:stroke joinstyle="miter"/>
              </v:oval>
            </w:pict>
          </mc:Fallback>
        </mc:AlternateContent>
      </w:r>
      <w:r w:rsidRPr="005242F6">
        <w:rPr>
          <w:noProof/>
        </w:rPr>
        <w:drawing>
          <wp:inline distT="0" distB="0" distL="0" distR="0" wp14:anchorId="4412DDF1" wp14:editId="22D9366D">
            <wp:extent cx="4508626" cy="253440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89" cy="25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DD0" w:rsidRPr="005242F6">
        <w:t xml:space="preserve"> </w:t>
      </w:r>
    </w:p>
    <w:p w14:paraId="3FFE1155" w14:textId="77777777" w:rsidR="00FF5E38" w:rsidRPr="005242F6" w:rsidRDefault="00FF5E38" w:rsidP="00091D57"/>
    <w:p w14:paraId="5712E088" w14:textId="597CD7F6" w:rsidR="000C4BCE" w:rsidRPr="005242F6" w:rsidRDefault="000C4BCE" w:rsidP="000C4BCE">
      <w:pPr>
        <w:pStyle w:val="9"/>
      </w:pPr>
      <w:r w:rsidRPr="005242F6">
        <w:t>Left Sidebar</w:t>
      </w:r>
    </w:p>
    <w:p w14:paraId="2575D714" w14:textId="5D6F083C" w:rsidR="00623C4F" w:rsidRPr="005242F6" w:rsidRDefault="00623C4F" w:rsidP="00C6784A">
      <w:pPr>
        <w:jc w:val="center"/>
        <w:rPr>
          <w:b/>
          <w:bCs/>
        </w:rPr>
      </w:pPr>
      <w:r w:rsidRPr="005242F6">
        <w:rPr>
          <w:b/>
          <w:bCs/>
        </w:rPr>
        <w:t>Overview</w:t>
      </w:r>
    </w:p>
    <w:p w14:paraId="079BC269" w14:textId="63D19313" w:rsidR="00623C4F" w:rsidRPr="005242F6" w:rsidRDefault="00623C4F" w:rsidP="00C6784A">
      <w:pPr>
        <w:jc w:val="center"/>
        <w:rPr>
          <w:b/>
          <w:bCs/>
        </w:rPr>
      </w:pPr>
      <w:r w:rsidRPr="005242F6">
        <w:rPr>
          <w:b/>
          <w:bCs/>
        </w:rPr>
        <w:t>Floor</w:t>
      </w:r>
      <w:r w:rsidR="00C6784A" w:rsidRPr="005242F6">
        <w:rPr>
          <w:b/>
          <w:bCs/>
        </w:rPr>
        <w:t xml:space="preserve"> P</w:t>
      </w:r>
      <w:r w:rsidRPr="005242F6">
        <w:rPr>
          <w:b/>
          <w:bCs/>
        </w:rPr>
        <w:t>lan</w:t>
      </w:r>
    </w:p>
    <w:p w14:paraId="34BE86A7" w14:textId="4714AB48" w:rsidR="00C6784A" w:rsidRPr="005242F6" w:rsidRDefault="00C6784A" w:rsidP="00C6784A">
      <w:pPr>
        <w:jc w:val="center"/>
        <w:rPr>
          <w:b/>
          <w:bCs/>
        </w:rPr>
      </w:pPr>
      <w:r w:rsidRPr="005242F6">
        <w:rPr>
          <w:b/>
          <w:bCs/>
        </w:rPr>
        <w:t>--------</w:t>
      </w:r>
    </w:p>
    <w:p w14:paraId="41C43D83" w14:textId="2BADC868" w:rsidR="00C6784A" w:rsidRPr="005242F6" w:rsidRDefault="00C6784A" w:rsidP="00C6784A">
      <w:pPr>
        <w:jc w:val="center"/>
        <w:rPr>
          <w:b/>
          <w:bCs/>
        </w:rPr>
      </w:pPr>
      <w:r w:rsidRPr="005242F6">
        <w:rPr>
          <w:b/>
          <w:bCs/>
        </w:rPr>
        <w:t>Log Out</w:t>
      </w:r>
    </w:p>
    <w:p w14:paraId="1977B934" w14:textId="6B1F5286" w:rsidR="00C6784A" w:rsidRPr="005242F6" w:rsidRDefault="00C6784A" w:rsidP="00C6784A">
      <w:pPr>
        <w:jc w:val="center"/>
        <w:rPr>
          <w:b/>
          <w:bCs/>
        </w:rPr>
      </w:pPr>
      <w:r w:rsidRPr="005242F6">
        <w:rPr>
          <w:b/>
          <w:bCs/>
        </w:rPr>
        <w:t>--------</w:t>
      </w:r>
    </w:p>
    <w:p w14:paraId="6B328AB8" w14:textId="0D00B546" w:rsidR="00ED121C" w:rsidRPr="005242F6" w:rsidRDefault="00D95B2A" w:rsidP="00C6784A">
      <w:pPr>
        <w:jc w:val="center"/>
      </w:pPr>
      <w:r w:rsidRPr="005242F6">
        <w:rPr>
          <w:b/>
          <w:bCs/>
        </w:rPr>
        <w:t>Notification</w:t>
      </w:r>
    </w:p>
    <w:p w14:paraId="3882ECF9" w14:textId="6EC970BB" w:rsidR="0050285F" w:rsidRPr="005242F6" w:rsidRDefault="008875AB" w:rsidP="00091D57">
      <w:pPr>
        <w:pStyle w:val="9"/>
      </w:pPr>
      <w:r w:rsidRPr="005242F6">
        <w:t>Overview</w:t>
      </w:r>
    </w:p>
    <w:p w14:paraId="40F698B0" w14:textId="7B79ECDA" w:rsidR="008875AB" w:rsidRPr="005242F6" w:rsidRDefault="008875AB" w:rsidP="008875AB">
      <w:r w:rsidRPr="005242F6">
        <w:t>User: Property Managers</w:t>
      </w:r>
    </w:p>
    <w:p w14:paraId="2F195DE7" w14:textId="585355FF" w:rsidR="00757EB5" w:rsidRPr="005242F6" w:rsidRDefault="0035252F" w:rsidP="008875AB">
      <w:r w:rsidRPr="005242F6">
        <w:rPr>
          <w:noProof/>
        </w:rPr>
        <w:drawing>
          <wp:inline distT="0" distB="0" distL="0" distR="0" wp14:anchorId="21C9EFD1" wp14:editId="4E6DEB5D">
            <wp:extent cx="4508626" cy="253440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89" cy="25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F653" w14:textId="51F4D382" w:rsidR="00785D55" w:rsidRPr="005242F6" w:rsidRDefault="008875AB" w:rsidP="00785D55">
      <w:pPr>
        <w:pStyle w:val="8"/>
      </w:pPr>
      <w:r w:rsidRPr="005242F6">
        <w:t>Basic Information of the Property</w:t>
      </w:r>
      <w:r w:rsidR="00785D55" w:rsidRPr="005242F6">
        <w:t xml:space="preserve"> </w:t>
      </w:r>
    </w:p>
    <w:p w14:paraId="6C6CA952" w14:textId="3862F2C6" w:rsidR="008875AB" w:rsidRPr="005242F6" w:rsidRDefault="00EF5FA6" w:rsidP="00785D55">
      <w:pPr>
        <w:pStyle w:val="8"/>
        <w:numPr>
          <w:ilvl w:val="0"/>
          <w:numId w:val="0"/>
        </w:numPr>
        <w:ind w:left="720"/>
      </w:pPr>
      <w:r w:rsidRPr="005242F6">
        <w:rPr>
          <w:noProof/>
        </w:rPr>
        <w:drawing>
          <wp:inline distT="0" distB="0" distL="0" distR="0" wp14:anchorId="0C05D8F8" wp14:editId="1629C627">
            <wp:extent cx="2333171" cy="13922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33" cy="140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339F" w14:textId="4821761A" w:rsidR="003700FE" w:rsidRPr="005242F6" w:rsidRDefault="004D39D0" w:rsidP="003700FE">
      <w:r w:rsidRPr="005242F6">
        <w:tab/>
        <w:t>static</w:t>
      </w:r>
    </w:p>
    <w:p w14:paraId="25068F7E" w14:textId="6F97A993" w:rsidR="008875AB" w:rsidRPr="005242F6" w:rsidRDefault="008875AB" w:rsidP="00785D55">
      <w:pPr>
        <w:pStyle w:val="8"/>
      </w:pPr>
      <w:r w:rsidRPr="005242F6">
        <w:lastRenderedPageBreak/>
        <w:t>Notification</w:t>
      </w:r>
    </w:p>
    <w:p w14:paraId="28516B8F" w14:textId="15D88104" w:rsidR="00785D55" w:rsidRPr="005242F6" w:rsidRDefault="00EF5FA6" w:rsidP="00785D55">
      <w:pPr>
        <w:ind w:left="720"/>
      </w:pPr>
      <w:r w:rsidRPr="005242F6">
        <w:rPr>
          <w:noProof/>
        </w:rPr>
        <w:drawing>
          <wp:inline distT="0" distB="0" distL="0" distR="0" wp14:anchorId="3DA7E2B6" wp14:editId="1E4E1CD9">
            <wp:extent cx="2332990" cy="13171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325" cy="13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EDFA" w14:textId="20A5537D" w:rsidR="004D39D0" w:rsidRPr="005242F6" w:rsidRDefault="004D39D0" w:rsidP="004D39D0">
      <w:pPr>
        <w:pStyle w:val="a5"/>
        <w:numPr>
          <w:ilvl w:val="0"/>
          <w:numId w:val="5"/>
        </w:numPr>
      </w:pPr>
      <w:r w:rsidRPr="005242F6">
        <w:t>Real time</w:t>
      </w:r>
      <w:r w:rsidR="00723948" w:rsidRPr="005242F6">
        <w:t xml:space="preserve"> </w:t>
      </w:r>
    </w:p>
    <w:p w14:paraId="6B7A332E" w14:textId="6D9488B1" w:rsidR="00785D55" w:rsidRPr="005242F6" w:rsidRDefault="00785D55" w:rsidP="004D39D0">
      <w:pPr>
        <w:pStyle w:val="a5"/>
        <w:numPr>
          <w:ilvl w:val="0"/>
          <w:numId w:val="5"/>
        </w:numPr>
      </w:pPr>
      <w:r w:rsidRPr="005242F6">
        <w:t>If everything is fine, display “Washroom situation is excellent”</w:t>
      </w:r>
      <w:r w:rsidR="00EF5FA6" w:rsidRPr="005242F6">
        <w:t xml:space="preserve"> / “</w:t>
      </w:r>
      <w:r w:rsidR="00EF5FA6" w:rsidRPr="005242F6">
        <w:rPr>
          <w:rFonts w:hint="eastAsia"/>
        </w:rPr>
        <w:t>洗手間整體情況極佳</w:t>
      </w:r>
      <w:r w:rsidR="00EF5FA6" w:rsidRPr="005242F6">
        <w:t>”</w:t>
      </w:r>
    </w:p>
    <w:p w14:paraId="27264C6E" w14:textId="6B7686ED" w:rsidR="008875AB" w:rsidRPr="005242F6" w:rsidRDefault="00785D55" w:rsidP="00723948">
      <w:pPr>
        <w:pStyle w:val="a5"/>
        <w:numPr>
          <w:ilvl w:val="0"/>
          <w:numId w:val="5"/>
        </w:numPr>
      </w:pPr>
      <w:r w:rsidRPr="005242F6">
        <w:t>If not, display the notification message</w:t>
      </w:r>
      <w:r w:rsidR="00421E7D" w:rsidRPr="005242F6">
        <w:rPr>
          <w:rFonts w:hint="eastAsia"/>
        </w:rPr>
        <w:t>s</w:t>
      </w:r>
      <w:r w:rsidRPr="005242F6">
        <w:t>.</w:t>
      </w:r>
    </w:p>
    <w:p w14:paraId="0E2C84F5" w14:textId="43CE6D6D" w:rsidR="00421E7D" w:rsidRPr="005242F6" w:rsidRDefault="00421E7D" w:rsidP="00723948">
      <w:pPr>
        <w:pStyle w:val="a5"/>
        <w:numPr>
          <w:ilvl w:val="0"/>
          <w:numId w:val="5"/>
        </w:numPr>
      </w:pPr>
      <w:r w:rsidRPr="005242F6">
        <w:t xml:space="preserve">Can be </w:t>
      </w:r>
      <w:r w:rsidR="000D7DF8" w:rsidRPr="005242F6">
        <w:t>scrolled</w:t>
      </w:r>
      <w:r w:rsidRPr="005242F6">
        <w:t xml:space="preserve"> down to display many notification messages.</w:t>
      </w:r>
    </w:p>
    <w:p w14:paraId="4CA6C2F7" w14:textId="2394043D" w:rsidR="0050285F" w:rsidRPr="005242F6" w:rsidRDefault="00785D55" w:rsidP="00723948">
      <w:pPr>
        <w:pStyle w:val="8"/>
      </w:pPr>
      <w:r w:rsidRPr="005242F6">
        <w:t>Service Down Time</w:t>
      </w:r>
    </w:p>
    <w:p w14:paraId="00735C6D" w14:textId="5B680D81" w:rsidR="00785D55" w:rsidRPr="005242F6" w:rsidRDefault="00421E7D" w:rsidP="00785D55">
      <w:pPr>
        <w:ind w:left="720"/>
      </w:pPr>
      <w:r w:rsidRPr="005242F6">
        <w:rPr>
          <w:noProof/>
        </w:rPr>
        <w:drawing>
          <wp:inline distT="0" distB="0" distL="0" distR="0" wp14:anchorId="102AD556" wp14:editId="49245B59">
            <wp:extent cx="2311400" cy="11321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477" cy="11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22B4" w14:textId="415775D0" w:rsidR="004D39D0" w:rsidRPr="005242F6" w:rsidRDefault="004D39D0" w:rsidP="004D39D0">
      <w:pPr>
        <w:pStyle w:val="a5"/>
        <w:numPr>
          <w:ilvl w:val="0"/>
          <w:numId w:val="5"/>
        </w:numPr>
      </w:pPr>
      <w:r w:rsidRPr="005242F6">
        <w:t>Real time</w:t>
      </w:r>
    </w:p>
    <w:p w14:paraId="15039B7A" w14:textId="37B13820" w:rsidR="000676BB" w:rsidRPr="005242F6" w:rsidRDefault="000676BB" w:rsidP="004D39D0">
      <w:pPr>
        <w:pStyle w:val="a5"/>
        <w:numPr>
          <w:ilvl w:val="0"/>
          <w:numId w:val="5"/>
        </w:numPr>
      </w:pPr>
      <w:r w:rsidRPr="005242F6">
        <w:t xml:space="preserve">The total downtime of all the utensils due to late change of utensils. </w:t>
      </w:r>
    </w:p>
    <w:p w14:paraId="24C2EB1C" w14:textId="30E1388F" w:rsidR="00055FD2" w:rsidRPr="005242F6" w:rsidRDefault="00055FD2" w:rsidP="004D39D0">
      <w:pPr>
        <w:pStyle w:val="a5"/>
        <w:numPr>
          <w:ilvl w:val="0"/>
          <w:numId w:val="5"/>
        </w:numPr>
      </w:pPr>
      <w:r w:rsidRPr="005242F6">
        <w:t xml:space="preserve">If the downtime of more than one utensil is overlapped, it should be counted separately. </w:t>
      </w:r>
    </w:p>
    <w:p w14:paraId="742F4D1D" w14:textId="299441E8" w:rsidR="000676BB" w:rsidRPr="005242F6" w:rsidRDefault="000676BB" w:rsidP="004D39D0">
      <w:pPr>
        <w:pStyle w:val="a5"/>
        <w:numPr>
          <w:ilvl w:val="0"/>
          <w:numId w:val="5"/>
        </w:numPr>
      </w:pPr>
      <w:r w:rsidRPr="005242F6">
        <w:t>Calculate the total downtime of this week</w:t>
      </w:r>
      <w:r w:rsidR="00055FD2" w:rsidRPr="005242F6">
        <w:t xml:space="preserve"> (from Monday)</w:t>
      </w:r>
      <w:r w:rsidRPr="005242F6">
        <w:t xml:space="preserve"> and this month</w:t>
      </w:r>
      <w:r w:rsidR="00055FD2" w:rsidRPr="005242F6">
        <w:t xml:space="preserve"> (from 1</w:t>
      </w:r>
      <w:r w:rsidR="00055FD2" w:rsidRPr="005242F6">
        <w:rPr>
          <w:vertAlign w:val="superscript"/>
        </w:rPr>
        <w:t>st</w:t>
      </w:r>
      <w:r w:rsidR="00055FD2" w:rsidRPr="005242F6">
        <w:t xml:space="preserve"> of this month)</w:t>
      </w:r>
      <w:r w:rsidRPr="005242F6">
        <w:t>.</w:t>
      </w:r>
    </w:p>
    <w:p w14:paraId="1D045210" w14:textId="2E0BF361" w:rsidR="00B369B0" w:rsidRPr="005242F6" w:rsidRDefault="00B369B0" w:rsidP="00B369B0">
      <w:pPr>
        <w:pStyle w:val="8"/>
      </w:pPr>
      <w:r w:rsidRPr="005242F6">
        <w:t>Usage Rate</w:t>
      </w:r>
    </w:p>
    <w:p w14:paraId="1B84977F" w14:textId="1299CC65" w:rsidR="00B369B0" w:rsidRPr="005242F6" w:rsidRDefault="00B369B0" w:rsidP="00B369B0">
      <w:pPr>
        <w:ind w:left="720"/>
      </w:pPr>
      <w:r w:rsidRPr="005242F6">
        <w:rPr>
          <w:noProof/>
        </w:rPr>
        <w:drawing>
          <wp:inline distT="0" distB="0" distL="0" distR="0" wp14:anchorId="71327BB4" wp14:editId="779CFB86">
            <wp:extent cx="1865086" cy="1010689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729" cy="10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585" w:rsidRPr="005242F6">
        <w:t xml:space="preserve">    </w:t>
      </w:r>
      <w:r w:rsidR="00E82585" w:rsidRPr="005242F6">
        <w:rPr>
          <w:noProof/>
        </w:rPr>
        <w:drawing>
          <wp:inline distT="0" distB="0" distL="0" distR="0" wp14:anchorId="3142E9C7" wp14:editId="770B07EB">
            <wp:extent cx="1812743" cy="99669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024" t="18163" r="28896" b="57322"/>
                    <a:stretch/>
                  </pic:blipFill>
                  <pic:spPr bwMode="auto">
                    <a:xfrm>
                      <a:off x="0" y="0"/>
                      <a:ext cx="1876547" cy="103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F72E6" w14:textId="260B2762" w:rsidR="00E82585" w:rsidRPr="005242F6" w:rsidRDefault="00E82585" w:rsidP="00E82585">
      <w:pPr>
        <w:pStyle w:val="a5"/>
        <w:numPr>
          <w:ilvl w:val="0"/>
          <w:numId w:val="5"/>
        </w:numPr>
      </w:pPr>
      <w:r w:rsidRPr="005242F6">
        <w:t xml:space="preserve">Real time </w:t>
      </w:r>
    </w:p>
    <w:p w14:paraId="6BC969FC" w14:textId="78E11F56" w:rsidR="00C45868" w:rsidRPr="005242F6" w:rsidRDefault="00D00080" w:rsidP="00E82585">
      <w:pPr>
        <w:pStyle w:val="a5"/>
        <w:numPr>
          <w:ilvl w:val="0"/>
          <w:numId w:val="5"/>
        </w:numPr>
      </w:pPr>
      <w:r w:rsidRPr="005242F6">
        <w:t xml:space="preserve">Categorized </w:t>
      </w:r>
      <w:r w:rsidR="00C45868" w:rsidRPr="005242F6">
        <w:t>by the floor where toilets are located</w:t>
      </w:r>
    </w:p>
    <w:p w14:paraId="0ECE90FA" w14:textId="4D4FA802" w:rsidR="00E82585" w:rsidRPr="005242F6" w:rsidRDefault="00E82585" w:rsidP="00E82585">
      <w:pPr>
        <w:pStyle w:val="a5"/>
        <w:numPr>
          <w:ilvl w:val="0"/>
          <w:numId w:val="5"/>
        </w:numPr>
      </w:pPr>
      <w:r w:rsidRPr="005242F6">
        <w:t>Hover: show “no. of occupied toilets / total no. of toilets, XX%”</w:t>
      </w:r>
    </w:p>
    <w:p w14:paraId="3E6233DD" w14:textId="77777777" w:rsidR="00AD5C71" w:rsidRPr="005242F6" w:rsidRDefault="00AD5C71" w:rsidP="00AD5C71">
      <w:pPr>
        <w:pStyle w:val="a5"/>
        <w:numPr>
          <w:ilvl w:val="0"/>
          <w:numId w:val="5"/>
        </w:numPr>
      </w:pPr>
      <w:r w:rsidRPr="005242F6">
        <w:t>The color of the bar</w:t>
      </w:r>
    </w:p>
    <w:p w14:paraId="586C7D79" w14:textId="77777777" w:rsidR="00AD5C71" w:rsidRPr="005242F6" w:rsidRDefault="00AD5C71" w:rsidP="00AD5C71">
      <w:pPr>
        <w:pStyle w:val="a5"/>
        <w:ind w:left="1080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578"/>
        <w:gridCol w:w="1393"/>
        <w:gridCol w:w="1456"/>
        <w:gridCol w:w="1317"/>
      </w:tblGrid>
      <w:tr w:rsidR="00AD5C71" w:rsidRPr="005242F6" w14:paraId="361F65B0" w14:textId="77777777" w:rsidTr="009E754E">
        <w:trPr>
          <w:trHeight w:val="547"/>
          <w:jc w:val="center"/>
        </w:trPr>
        <w:tc>
          <w:tcPr>
            <w:tcW w:w="1578" w:type="dxa"/>
            <w:vAlign w:val="center"/>
          </w:tcPr>
          <w:p w14:paraId="55168324" w14:textId="77777777" w:rsidR="00AD5C71" w:rsidRPr="005242F6" w:rsidRDefault="00AD5C71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Color</w:t>
            </w:r>
          </w:p>
        </w:tc>
        <w:tc>
          <w:tcPr>
            <w:tcW w:w="1393" w:type="dxa"/>
            <w:vAlign w:val="center"/>
          </w:tcPr>
          <w:p w14:paraId="5BB1E367" w14:textId="77777777" w:rsidR="00AD5C71" w:rsidRPr="005242F6" w:rsidRDefault="00AD5C71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Red</w:t>
            </w:r>
          </w:p>
        </w:tc>
        <w:tc>
          <w:tcPr>
            <w:tcW w:w="1456" w:type="dxa"/>
            <w:vAlign w:val="center"/>
          </w:tcPr>
          <w:p w14:paraId="526DD2C3" w14:textId="77777777" w:rsidR="00AD5C71" w:rsidRPr="005242F6" w:rsidRDefault="00AD5C71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Yellow</w:t>
            </w:r>
          </w:p>
        </w:tc>
        <w:tc>
          <w:tcPr>
            <w:tcW w:w="1317" w:type="dxa"/>
            <w:vAlign w:val="center"/>
          </w:tcPr>
          <w:p w14:paraId="5A3B75B4" w14:textId="77777777" w:rsidR="00AD5C71" w:rsidRPr="005242F6" w:rsidRDefault="00AD5C71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Green</w:t>
            </w:r>
          </w:p>
        </w:tc>
      </w:tr>
      <w:tr w:rsidR="00AD5C71" w:rsidRPr="005242F6" w14:paraId="76F1FC9B" w14:textId="77777777" w:rsidTr="009E754E">
        <w:trPr>
          <w:trHeight w:val="547"/>
          <w:jc w:val="center"/>
        </w:trPr>
        <w:tc>
          <w:tcPr>
            <w:tcW w:w="1578" w:type="dxa"/>
            <w:vAlign w:val="center"/>
          </w:tcPr>
          <w:p w14:paraId="6D8CEEF8" w14:textId="77777777" w:rsidR="00AD5C71" w:rsidRPr="005242F6" w:rsidRDefault="00AD5C71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Percentage</w:t>
            </w:r>
          </w:p>
        </w:tc>
        <w:tc>
          <w:tcPr>
            <w:tcW w:w="1393" w:type="dxa"/>
            <w:vAlign w:val="center"/>
          </w:tcPr>
          <w:p w14:paraId="52B89EB9" w14:textId="77777777" w:rsidR="00AD5C71" w:rsidRPr="005242F6" w:rsidRDefault="00AD5C71" w:rsidP="009E754E">
            <w:pPr>
              <w:pStyle w:val="a5"/>
              <w:ind w:left="0"/>
              <w:jc w:val="center"/>
            </w:pPr>
            <w:r w:rsidRPr="005242F6">
              <w:t>=100%</w:t>
            </w:r>
          </w:p>
        </w:tc>
        <w:tc>
          <w:tcPr>
            <w:tcW w:w="1456" w:type="dxa"/>
            <w:vAlign w:val="center"/>
          </w:tcPr>
          <w:p w14:paraId="0FADF826" w14:textId="77777777" w:rsidR="00AD5C71" w:rsidRPr="005242F6" w:rsidRDefault="00AD5C71" w:rsidP="009E754E">
            <w:pPr>
              <w:pStyle w:val="a5"/>
              <w:ind w:left="0"/>
              <w:jc w:val="center"/>
            </w:pPr>
            <w:r w:rsidRPr="005242F6">
              <w:t>75 -99%</w:t>
            </w:r>
          </w:p>
        </w:tc>
        <w:tc>
          <w:tcPr>
            <w:tcW w:w="1317" w:type="dxa"/>
            <w:vAlign w:val="center"/>
          </w:tcPr>
          <w:p w14:paraId="20159496" w14:textId="77777777" w:rsidR="00AD5C71" w:rsidRPr="005242F6" w:rsidRDefault="00AD5C71" w:rsidP="009E754E">
            <w:pPr>
              <w:pStyle w:val="a5"/>
              <w:ind w:left="0"/>
              <w:jc w:val="center"/>
            </w:pPr>
            <w:r w:rsidRPr="005242F6">
              <w:t>0-74%</w:t>
            </w:r>
          </w:p>
        </w:tc>
      </w:tr>
    </w:tbl>
    <w:p w14:paraId="03ED36F6" w14:textId="77777777" w:rsidR="00AD5C71" w:rsidRPr="005242F6" w:rsidRDefault="00AD5C71" w:rsidP="00AD5C71"/>
    <w:p w14:paraId="7B509FC5" w14:textId="77777777" w:rsidR="00E82585" w:rsidRPr="005242F6" w:rsidRDefault="00E82585" w:rsidP="00B369B0">
      <w:pPr>
        <w:ind w:left="720"/>
      </w:pPr>
    </w:p>
    <w:p w14:paraId="1DEE8B88" w14:textId="5EBA05EF" w:rsidR="00E82585" w:rsidRPr="005242F6" w:rsidRDefault="00A927B1" w:rsidP="00D10B3E">
      <w:pPr>
        <w:pStyle w:val="8"/>
        <w:rPr>
          <w:noProof/>
        </w:rPr>
      </w:pPr>
      <w:r w:rsidRPr="005242F6">
        <w:rPr>
          <w:noProof/>
        </w:rPr>
        <w:t xml:space="preserve">People Count </w:t>
      </w:r>
    </w:p>
    <w:p w14:paraId="0EBCDAAB" w14:textId="3E548C75" w:rsidR="00B369B0" w:rsidRPr="005242F6" w:rsidRDefault="00B369B0" w:rsidP="00B369B0">
      <w:pPr>
        <w:ind w:left="720"/>
      </w:pPr>
      <w:r w:rsidRPr="005242F6">
        <w:rPr>
          <w:noProof/>
        </w:rPr>
        <w:drawing>
          <wp:inline distT="0" distB="0" distL="0" distR="0" wp14:anchorId="08D0202D" wp14:editId="3EFB5C20">
            <wp:extent cx="2363286" cy="13988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73" cy="140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2FA" w14:textId="6FD56540" w:rsidR="004E0E08" w:rsidRPr="005242F6" w:rsidRDefault="004E0E08" w:rsidP="004E0E08">
      <w:pPr>
        <w:pStyle w:val="a5"/>
        <w:numPr>
          <w:ilvl w:val="0"/>
          <w:numId w:val="5"/>
        </w:numPr>
      </w:pPr>
      <w:r w:rsidRPr="005242F6">
        <w:t>Real time</w:t>
      </w:r>
    </w:p>
    <w:p w14:paraId="469DDFBF" w14:textId="3453DDE7" w:rsidR="0050285F" w:rsidRPr="005242F6" w:rsidRDefault="00D10B3E" w:rsidP="004E0E08">
      <w:pPr>
        <w:pStyle w:val="a5"/>
        <w:numPr>
          <w:ilvl w:val="0"/>
          <w:numId w:val="5"/>
        </w:numPr>
      </w:pPr>
      <w:r w:rsidRPr="005242F6">
        <w:t xml:space="preserve">This number is the total people count of no. of people that used the toilets </w:t>
      </w:r>
      <w:r w:rsidR="00265BCC" w:rsidRPr="005242F6">
        <w:t>within the day</w:t>
      </w:r>
      <w:r w:rsidR="00756AD3" w:rsidRPr="005242F6">
        <w:t xml:space="preserve"> (from the opening time of the property)</w:t>
      </w:r>
      <w:r w:rsidR="00265BCC" w:rsidRPr="005242F6">
        <w:t>.</w:t>
      </w:r>
    </w:p>
    <w:p w14:paraId="1CEDDAA0" w14:textId="223976FF" w:rsidR="00146B69" w:rsidRPr="005242F6" w:rsidRDefault="00146B69" w:rsidP="00146B69">
      <w:pPr>
        <w:pStyle w:val="8"/>
      </w:pPr>
      <w:r w:rsidRPr="005242F6">
        <w:t>Overall Indicator</w:t>
      </w:r>
    </w:p>
    <w:p w14:paraId="1196EBB5" w14:textId="4FF1B576" w:rsidR="00146B69" w:rsidRPr="005242F6" w:rsidRDefault="00146B69" w:rsidP="00146B69">
      <w:pPr>
        <w:ind w:left="720"/>
      </w:pPr>
      <w:r w:rsidRPr="005242F6">
        <w:rPr>
          <w:noProof/>
        </w:rPr>
        <w:drawing>
          <wp:inline distT="0" distB="0" distL="0" distR="0" wp14:anchorId="64F59C7B" wp14:editId="46FC1656">
            <wp:extent cx="1714545" cy="1921379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45" cy="19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18F8" w14:textId="5DB7A600" w:rsidR="004E0E08" w:rsidRPr="005242F6" w:rsidRDefault="004E0E08" w:rsidP="004E0E08">
      <w:pPr>
        <w:pStyle w:val="a5"/>
        <w:numPr>
          <w:ilvl w:val="0"/>
          <w:numId w:val="5"/>
        </w:numPr>
      </w:pPr>
      <w:r w:rsidRPr="005242F6">
        <w:t>Real time</w:t>
      </w:r>
    </w:p>
    <w:p w14:paraId="7E144BB5" w14:textId="78AF86BC" w:rsidR="00146B69" w:rsidRPr="005242F6" w:rsidRDefault="00146B69" w:rsidP="004E0E08">
      <w:pPr>
        <w:pStyle w:val="a5"/>
        <w:numPr>
          <w:ilvl w:val="0"/>
          <w:numId w:val="5"/>
        </w:numPr>
      </w:pPr>
      <w:r w:rsidRPr="005242F6">
        <w:t>The overall conditions of the above five stuff in the whole property/shopping mall/building.</w:t>
      </w:r>
    </w:p>
    <w:p w14:paraId="5C02EADF" w14:textId="344E4171" w:rsidR="00146B69" w:rsidRPr="005242F6" w:rsidRDefault="00146B69" w:rsidP="004E0E08">
      <w:pPr>
        <w:pStyle w:val="a5"/>
        <w:numPr>
          <w:ilvl w:val="0"/>
          <w:numId w:val="5"/>
        </w:numPr>
      </w:pPr>
      <w:r w:rsidRPr="005242F6">
        <w:t>The bigger the pentagon, the better.</w:t>
      </w:r>
    </w:p>
    <w:p w14:paraId="39314C6A" w14:textId="6F531F46" w:rsidR="003E62A5" w:rsidRPr="005242F6" w:rsidRDefault="00085292" w:rsidP="00085292">
      <w:pPr>
        <w:pStyle w:val="a5"/>
        <w:numPr>
          <w:ilvl w:val="0"/>
          <w:numId w:val="5"/>
        </w:numPr>
      </w:pPr>
      <w:r w:rsidRPr="005242F6">
        <w:t>Calculation Method:</w:t>
      </w:r>
    </w:p>
    <w:p w14:paraId="35560513" w14:textId="3BAC9D0A" w:rsidR="00085292" w:rsidRPr="005242F6" w:rsidRDefault="00085292" w:rsidP="00085292">
      <w:pPr>
        <w:pStyle w:val="a5"/>
        <w:numPr>
          <w:ilvl w:val="1"/>
          <w:numId w:val="5"/>
        </w:numPr>
      </w:pPr>
      <w:r w:rsidRPr="005242F6">
        <w:t>Toilet Paper</w:t>
      </w:r>
      <w:r w:rsidR="00C135E0" w:rsidRPr="005242F6">
        <w:t xml:space="preserve"> Score</w:t>
      </w:r>
      <w:r w:rsidRPr="005242F6">
        <w:t xml:space="preserve">: </w:t>
      </w:r>
    </w:p>
    <w:p w14:paraId="56CB8601" w14:textId="70FF527E" w:rsidR="00085292" w:rsidRPr="005242F6" w:rsidRDefault="002B042A" w:rsidP="00085292">
      <w:pPr>
        <w:pStyle w:val="a5"/>
        <w:ind w:left="1800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</w:rPr>
                <m:t>Total No. of toilet paper rolls with more than 25% toilet paper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 xml:space="preserve">Total </m:t>
              </m:r>
              <m:r>
                <w:rPr>
                  <w:rFonts w:ascii="Cambria Math" w:hAnsi="Cambria Math" w:hint="eastAsia"/>
                  <w:sz w:val="20"/>
                  <w:szCs w:val="20"/>
                </w:rPr>
                <m:t>N</m:t>
              </m:r>
              <m:r>
                <w:rPr>
                  <w:rFonts w:ascii="Cambria Math" w:hAnsi="Cambria Math"/>
                  <w:sz w:val="20"/>
                  <w:szCs w:val="20"/>
                </w:rPr>
                <m:t>o. of toilet paper sensors in the property</m:t>
              </m:r>
            </m:den>
          </m:f>
        </m:oMath>
      </m:oMathPara>
    </w:p>
    <w:p w14:paraId="16697602" w14:textId="449F459F" w:rsidR="00C135E0" w:rsidRPr="005242F6" w:rsidRDefault="00C135E0" w:rsidP="00C135E0">
      <w:pPr>
        <w:pStyle w:val="a5"/>
        <w:numPr>
          <w:ilvl w:val="1"/>
          <w:numId w:val="5"/>
        </w:numPr>
      </w:pPr>
      <w:r w:rsidRPr="005242F6">
        <w:t xml:space="preserve">Soap Dispenser Score: </w:t>
      </w:r>
    </w:p>
    <w:p w14:paraId="66E0DB94" w14:textId="433176EC" w:rsidR="00C135E0" w:rsidRPr="005242F6" w:rsidRDefault="002B042A" w:rsidP="00C135E0">
      <w:pPr>
        <w:pStyle w:val="a5"/>
        <w:ind w:left="1800"/>
        <w:rPr>
          <w:sz w:val="18"/>
          <w:szCs w:val="1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</w:rPr>
                <m:t>Total No. of soap dispensers with more than 25% soap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 xml:space="preserve">Total </m:t>
              </m:r>
              <m:r>
                <w:rPr>
                  <w:rFonts w:ascii="Cambria Math" w:hAnsi="Cambria Math" w:hint="eastAsia"/>
                  <w:sz w:val="20"/>
                  <w:szCs w:val="20"/>
                </w:rPr>
                <m:t>N</m:t>
              </m:r>
              <m:r>
                <w:rPr>
                  <w:rFonts w:ascii="Cambria Math" w:hAnsi="Cambria Math"/>
                  <w:sz w:val="20"/>
                  <w:szCs w:val="20"/>
                </w:rPr>
                <m:t>o. of soap dispenser sensors in the property</m:t>
              </m:r>
            </m:den>
          </m:f>
        </m:oMath>
      </m:oMathPara>
    </w:p>
    <w:p w14:paraId="59D2AF3B" w14:textId="1F2D8063" w:rsidR="00C135E0" w:rsidRPr="005242F6" w:rsidRDefault="00C135E0" w:rsidP="00C135E0">
      <w:pPr>
        <w:pStyle w:val="a5"/>
        <w:numPr>
          <w:ilvl w:val="1"/>
          <w:numId w:val="5"/>
        </w:numPr>
      </w:pPr>
      <w:r w:rsidRPr="005242F6">
        <w:t xml:space="preserve">Rubbish Bin Score: </w:t>
      </w:r>
    </w:p>
    <w:p w14:paraId="0299623F" w14:textId="16CEE692" w:rsidR="00C135E0" w:rsidRPr="005242F6" w:rsidRDefault="002B042A" w:rsidP="00C135E0">
      <w:pPr>
        <w:pStyle w:val="a5"/>
        <w:ind w:left="1800"/>
        <w:rPr>
          <w:sz w:val="18"/>
          <w:szCs w:val="1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</w:rPr>
                <m:t>Total No. of rubbish bins with less than 75% rubbish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 xml:space="preserve">Total </m:t>
              </m:r>
              <m:r>
                <w:rPr>
                  <w:rFonts w:ascii="Cambria Math" w:hAnsi="Cambria Math" w:hint="eastAsia"/>
                  <w:sz w:val="20"/>
                  <w:szCs w:val="20"/>
                </w:rPr>
                <m:t>N</m:t>
              </m:r>
              <m:r>
                <w:rPr>
                  <w:rFonts w:ascii="Cambria Math" w:hAnsi="Cambria Math"/>
                  <w:sz w:val="20"/>
                  <w:szCs w:val="20"/>
                </w:rPr>
                <m:t>o. of rubbish bin sensors in the property</m:t>
              </m:r>
            </m:den>
          </m:f>
        </m:oMath>
      </m:oMathPara>
    </w:p>
    <w:p w14:paraId="70F4D8AB" w14:textId="3DE83624" w:rsidR="00C135E0" w:rsidRPr="005242F6" w:rsidRDefault="00BC7C7A" w:rsidP="00C135E0">
      <w:pPr>
        <w:pStyle w:val="a5"/>
        <w:numPr>
          <w:ilvl w:val="1"/>
          <w:numId w:val="5"/>
        </w:numPr>
      </w:pPr>
      <w:r w:rsidRPr="005242F6">
        <w:t>IAQ</w:t>
      </w:r>
      <w:r w:rsidR="00C135E0" w:rsidRPr="005242F6">
        <w:t xml:space="preserve"> Score: </w:t>
      </w:r>
    </w:p>
    <w:p w14:paraId="7C290FEE" w14:textId="239FCF2A" w:rsidR="00C135E0" w:rsidRPr="005242F6" w:rsidRDefault="002B042A" w:rsidP="00C135E0">
      <w:pPr>
        <w:pStyle w:val="a5"/>
        <w:ind w:left="1800"/>
        <w:rPr>
          <w:sz w:val="18"/>
          <w:szCs w:val="1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Total No. of IAQ sensors with all 5 paprameters are 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excellent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 xml:space="preserve">Total </m:t>
              </m:r>
              <m:r>
                <w:rPr>
                  <w:rFonts w:ascii="Cambria Math" w:hAnsi="Cambria Math" w:hint="eastAsia"/>
                  <w:sz w:val="20"/>
                  <w:szCs w:val="20"/>
                </w:rPr>
                <m:t>N</m:t>
              </m:r>
              <m:r>
                <w:rPr>
                  <w:rFonts w:ascii="Cambria Math" w:hAnsi="Cambria Math"/>
                  <w:sz w:val="20"/>
                  <w:szCs w:val="20"/>
                </w:rPr>
                <m:t>o. of IAQ sensors in the property</m:t>
              </m:r>
            </m:den>
          </m:f>
        </m:oMath>
      </m:oMathPara>
    </w:p>
    <w:p w14:paraId="18F024F7" w14:textId="6298F853" w:rsidR="00C135E0" w:rsidRPr="005242F6" w:rsidRDefault="00BC7C7A" w:rsidP="00C135E0">
      <w:pPr>
        <w:pStyle w:val="a5"/>
        <w:numPr>
          <w:ilvl w:val="1"/>
          <w:numId w:val="5"/>
        </w:numPr>
      </w:pPr>
      <w:r w:rsidRPr="005242F6">
        <w:t xml:space="preserve">Water Leakage </w:t>
      </w:r>
      <w:r w:rsidR="00C135E0" w:rsidRPr="005242F6">
        <w:t xml:space="preserve">Score: </w:t>
      </w:r>
    </w:p>
    <w:p w14:paraId="4FC6DC4A" w14:textId="6DC209FB" w:rsidR="00C135E0" w:rsidRPr="005242F6" w:rsidRDefault="002B042A" w:rsidP="00C135E0">
      <w:pPr>
        <w:pStyle w:val="a5"/>
        <w:ind w:left="1800"/>
        <w:rPr>
          <w:sz w:val="18"/>
          <w:szCs w:val="1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</w:rPr>
                <m:t>Total No. of water leakage sensors with no leakage detected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 xml:space="preserve">Total </m:t>
              </m:r>
              <m:r>
                <w:rPr>
                  <w:rFonts w:ascii="Cambria Math" w:hAnsi="Cambria Math" w:hint="eastAsia"/>
                  <w:sz w:val="20"/>
                  <w:szCs w:val="20"/>
                </w:rPr>
                <m:t>N</m:t>
              </m:r>
              <m:r>
                <w:rPr>
                  <w:rFonts w:ascii="Cambria Math" w:hAnsi="Cambria Math"/>
                  <w:sz w:val="20"/>
                  <w:szCs w:val="20"/>
                </w:rPr>
                <m:t>o. of water leakage sensors in the property</m:t>
              </m:r>
            </m:den>
          </m:f>
        </m:oMath>
      </m:oMathPara>
    </w:p>
    <w:p w14:paraId="0B7B5B47" w14:textId="77777777" w:rsidR="00C135E0" w:rsidRPr="005242F6" w:rsidRDefault="00C135E0" w:rsidP="00085292">
      <w:pPr>
        <w:pStyle w:val="a5"/>
        <w:ind w:left="1800"/>
        <w:rPr>
          <w:sz w:val="18"/>
          <w:szCs w:val="18"/>
        </w:rPr>
      </w:pPr>
    </w:p>
    <w:p w14:paraId="0869F8F8" w14:textId="6626C5B1" w:rsidR="005125CC" w:rsidRPr="005242F6" w:rsidRDefault="005125CC" w:rsidP="005125CC">
      <w:pPr>
        <w:pStyle w:val="9"/>
      </w:pPr>
      <w:r w:rsidRPr="005242F6">
        <w:lastRenderedPageBreak/>
        <w:t>Toilets</w:t>
      </w:r>
    </w:p>
    <w:p w14:paraId="34F31251" w14:textId="4583AA38" w:rsidR="000C4BCE" w:rsidRPr="005242F6" w:rsidRDefault="0035252F" w:rsidP="00146B69">
      <w:pPr>
        <w:ind w:left="720"/>
      </w:pPr>
      <w:r w:rsidRPr="005242F6">
        <w:rPr>
          <w:noProof/>
        </w:rPr>
        <w:drawing>
          <wp:inline distT="0" distB="0" distL="0" distR="0" wp14:anchorId="5EA3D7A1" wp14:editId="5B47C953">
            <wp:extent cx="5274310" cy="29952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DF9" w14:textId="14515465" w:rsidR="00BD2DD5" w:rsidRPr="005242F6" w:rsidRDefault="00BD2DD5" w:rsidP="00146B69">
      <w:pPr>
        <w:ind w:left="720"/>
      </w:pPr>
      <w:r w:rsidRPr="005242F6">
        <w:t>If not applied, the column will be in grey color.</w:t>
      </w:r>
    </w:p>
    <w:p w14:paraId="6D907458" w14:textId="1F239AF5" w:rsidR="0050285F" w:rsidRPr="005242F6" w:rsidRDefault="004D39D0" w:rsidP="004D39D0">
      <w:pPr>
        <w:pStyle w:val="8"/>
      </w:pPr>
      <w:r w:rsidRPr="005242F6">
        <w:rPr>
          <w:rFonts w:hint="eastAsia"/>
        </w:rPr>
        <w:t>Na</w:t>
      </w:r>
      <w:r w:rsidRPr="005242F6">
        <w:t>me of toilets</w:t>
      </w:r>
    </w:p>
    <w:p w14:paraId="33FC7668" w14:textId="28641E0D" w:rsidR="004E0E08" w:rsidRPr="005242F6" w:rsidRDefault="004E0E08" w:rsidP="004E0E08">
      <w:pPr>
        <w:pStyle w:val="a5"/>
        <w:numPr>
          <w:ilvl w:val="0"/>
          <w:numId w:val="5"/>
        </w:numPr>
      </w:pPr>
      <w:r w:rsidRPr="005242F6">
        <w:t>Static</w:t>
      </w:r>
    </w:p>
    <w:p w14:paraId="511B70DC" w14:textId="1A5EC02A" w:rsidR="004D39D0" w:rsidRPr="005242F6" w:rsidRDefault="004D39D0" w:rsidP="004E0E08">
      <w:pPr>
        <w:pStyle w:val="a5"/>
        <w:numPr>
          <w:ilvl w:val="0"/>
          <w:numId w:val="5"/>
        </w:numPr>
      </w:pPr>
      <w:r w:rsidRPr="005242F6">
        <w:t>The names will be assigned by customers</w:t>
      </w:r>
    </w:p>
    <w:p w14:paraId="3A68069C" w14:textId="30B5385C" w:rsidR="004D39D0" w:rsidRPr="005242F6" w:rsidRDefault="00D00080" w:rsidP="004E0E08">
      <w:pPr>
        <w:pStyle w:val="a5"/>
        <w:numPr>
          <w:ilvl w:val="0"/>
          <w:numId w:val="5"/>
        </w:numPr>
      </w:pPr>
      <w:r w:rsidRPr="005242F6">
        <w:t xml:space="preserve">Categorized </w:t>
      </w:r>
      <w:r w:rsidR="004D39D0" w:rsidRPr="005242F6">
        <w:t>by the floor where toilets are located</w:t>
      </w:r>
    </w:p>
    <w:p w14:paraId="6DFA1324" w14:textId="545A402E" w:rsidR="004D39D0" w:rsidRPr="005242F6" w:rsidRDefault="004D39D0" w:rsidP="004D39D0">
      <w:pPr>
        <w:pStyle w:val="8"/>
      </w:pPr>
      <w:r w:rsidRPr="005242F6">
        <w:t xml:space="preserve">People Count </w:t>
      </w:r>
    </w:p>
    <w:p w14:paraId="175696F3" w14:textId="77EE7B72" w:rsidR="004E0E08" w:rsidRPr="005242F6" w:rsidRDefault="004E0E08" w:rsidP="004E0E08">
      <w:pPr>
        <w:pStyle w:val="a5"/>
        <w:numPr>
          <w:ilvl w:val="0"/>
          <w:numId w:val="5"/>
        </w:numPr>
      </w:pPr>
      <w:r w:rsidRPr="005242F6">
        <w:t>Real time</w:t>
      </w:r>
    </w:p>
    <w:p w14:paraId="43A67E73" w14:textId="6BA839DE" w:rsidR="004D39D0" w:rsidRPr="005242F6" w:rsidRDefault="004D39D0" w:rsidP="004E0E08">
      <w:pPr>
        <w:pStyle w:val="a5"/>
        <w:numPr>
          <w:ilvl w:val="0"/>
          <w:numId w:val="5"/>
        </w:numPr>
      </w:pPr>
      <w:r w:rsidRPr="005242F6">
        <w:t>Total people count of no. of people that used the specific toilet within the day</w:t>
      </w:r>
    </w:p>
    <w:p w14:paraId="2FC0F07C" w14:textId="688E0835" w:rsidR="004E0E08" w:rsidRPr="005242F6" w:rsidRDefault="004E0E08" w:rsidP="004E0E08">
      <w:pPr>
        <w:pStyle w:val="8"/>
      </w:pPr>
      <w:r w:rsidRPr="005242F6">
        <w:t>Usage Rate</w:t>
      </w:r>
    </w:p>
    <w:p w14:paraId="2BDDD017" w14:textId="4B19F3E9" w:rsidR="004E0E08" w:rsidRPr="005242F6" w:rsidRDefault="004E0E08" w:rsidP="004E0E08">
      <w:pPr>
        <w:pStyle w:val="a5"/>
        <w:numPr>
          <w:ilvl w:val="0"/>
          <w:numId w:val="5"/>
        </w:numPr>
      </w:pPr>
      <w:r w:rsidRPr="005242F6">
        <w:t>Real time</w:t>
      </w:r>
    </w:p>
    <w:p w14:paraId="3DAF0843" w14:textId="6EC6B5BE" w:rsidR="004E0E08" w:rsidRPr="005242F6" w:rsidRDefault="004E0E08" w:rsidP="004E0E08">
      <w:pPr>
        <w:pStyle w:val="a5"/>
        <w:numPr>
          <w:ilvl w:val="0"/>
          <w:numId w:val="5"/>
        </w:numPr>
      </w:pPr>
      <w:r w:rsidRPr="005242F6">
        <w:t>Current usage rate of the specific toilet</w:t>
      </w:r>
    </w:p>
    <w:p w14:paraId="45EFCFA4" w14:textId="1CA28B85" w:rsidR="00EB31C6" w:rsidRPr="005242F6" w:rsidRDefault="004E0E08" w:rsidP="00EB31C6">
      <w:pPr>
        <w:pStyle w:val="a5"/>
        <w:numPr>
          <w:ilvl w:val="0"/>
          <w:numId w:val="5"/>
        </w:numPr>
      </w:pPr>
      <w:r w:rsidRPr="005242F6">
        <w:t>Hover: show “no. of occupied toilets / total no. of toilets, XX%”</w:t>
      </w:r>
    </w:p>
    <w:p w14:paraId="22CF419D" w14:textId="79E9AE9F" w:rsidR="00EB31C6" w:rsidRPr="005242F6" w:rsidRDefault="00EB31C6" w:rsidP="00EB31C6">
      <w:pPr>
        <w:pStyle w:val="a5"/>
        <w:numPr>
          <w:ilvl w:val="0"/>
          <w:numId w:val="5"/>
        </w:numPr>
      </w:pPr>
      <w:r w:rsidRPr="005242F6">
        <w:t>The color of the bar</w:t>
      </w:r>
    </w:p>
    <w:p w14:paraId="14DCF476" w14:textId="77777777" w:rsidR="00907D12" w:rsidRPr="005242F6" w:rsidRDefault="00907D12" w:rsidP="00907D12">
      <w:pPr>
        <w:pStyle w:val="a5"/>
        <w:ind w:left="1080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578"/>
        <w:gridCol w:w="1393"/>
        <w:gridCol w:w="1456"/>
        <w:gridCol w:w="1317"/>
      </w:tblGrid>
      <w:tr w:rsidR="00EB31C6" w:rsidRPr="005242F6" w14:paraId="5F2D155A" w14:textId="0D234543" w:rsidTr="00EB31C6">
        <w:trPr>
          <w:trHeight w:val="547"/>
          <w:jc w:val="center"/>
        </w:trPr>
        <w:tc>
          <w:tcPr>
            <w:tcW w:w="1578" w:type="dxa"/>
            <w:vAlign w:val="center"/>
          </w:tcPr>
          <w:p w14:paraId="7E1E1155" w14:textId="5FA1C148" w:rsidR="00EB31C6" w:rsidRPr="005242F6" w:rsidRDefault="00EB31C6" w:rsidP="00EB31C6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Color</w:t>
            </w:r>
          </w:p>
        </w:tc>
        <w:tc>
          <w:tcPr>
            <w:tcW w:w="1393" w:type="dxa"/>
            <w:vAlign w:val="center"/>
          </w:tcPr>
          <w:p w14:paraId="628BE117" w14:textId="779DEAC1" w:rsidR="00EB31C6" w:rsidRPr="005242F6" w:rsidRDefault="00EB31C6" w:rsidP="00EB31C6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Red</w:t>
            </w:r>
          </w:p>
        </w:tc>
        <w:tc>
          <w:tcPr>
            <w:tcW w:w="1456" w:type="dxa"/>
            <w:vAlign w:val="center"/>
          </w:tcPr>
          <w:p w14:paraId="2B4708E5" w14:textId="27D9FC52" w:rsidR="00EB31C6" w:rsidRPr="005242F6" w:rsidRDefault="00EB31C6" w:rsidP="00EB31C6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Yellow</w:t>
            </w:r>
          </w:p>
        </w:tc>
        <w:tc>
          <w:tcPr>
            <w:tcW w:w="1317" w:type="dxa"/>
            <w:vAlign w:val="center"/>
          </w:tcPr>
          <w:p w14:paraId="1D24C06F" w14:textId="4CDA0F75" w:rsidR="00EB31C6" w:rsidRPr="005242F6" w:rsidRDefault="00EB31C6" w:rsidP="00EB31C6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Green</w:t>
            </w:r>
          </w:p>
        </w:tc>
      </w:tr>
      <w:tr w:rsidR="00EB31C6" w:rsidRPr="005242F6" w14:paraId="694324AA" w14:textId="25F7126E" w:rsidTr="00EB31C6">
        <w:trPr>
          <w:trHeight w:val="547"/>
          <w:jc w:val="center"/>
        </w:trPr>
        <w:tc>
          <w:tcPr>
            <w:tcW w:w="1578" w:type="dxa"/>
            <w:vAlign w:val="center"/>
          </w:tcPr>
          <w:p w14:paraId="5F990791" w14:textId="76C1B3E8" w:rsidR="00EB31C6" w:rsidRPr="005242F6" w:rsidRDefault="00EB31C6" w:rsidP="00EB31C6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Percentage</w:t>
            </w:r>
          </w:p>
        </w:tc>
        <w:tc>
          <w:tcPr>
            <w:tcW w:w="1393" w:type="dxa"/>
            <w:vAlign w:val="center"/>
          </w:tcPr>
          <w:p w14:paraId="0CC438C5" w14:textId="13101DA0" w:rsidR="00EB31C6" w:rsidRPr="005242F6" w:rsidRDefault="00EB31C6" w:rsidP="00EB31C6">
            <w:pPr>
              <w:pStyle w:val="a5"/>
              <w:ind w:left="0"/>
              <w:jc w:val="center"/>
            </w:pPr>
            <w:r w:rsidRPr="005242F6">
              <w:t>=100%</w:t>
            </w:r>
          </w:p>
        </w:tc>
        <w:tc>
          <w:tcPr>
            <w:tcW w:w="1456" w:type="dxa"/>
            <w:vAlign w:val="center"/>
          </w:tcPr>
          <w:p w14:paraId="5EC2910A" w14:textId="631B7783" w:rsidR="00EB31C6" w:rsidRPr="005242F6" w:rsidRDefault="00EB31C6" w:rsidP="00EB31C6">
            <w:pPr>
              <w:pStyle w:val="a5"/>
              <w:ind w:left="0"/>
              <w:jc w:val="center"/>
            </w:pPr>
            <w:r w:rsidRPr="005242F6">
              <w:t>75 -99%</w:t>
            </w:r>
          </w:p>
        </w:tc>
        <w:tc>
          <w:tcPr>
            <w:tcW w:w="1317" w:type="dxa"/>
            <w:vAlign w:val="center"/>
          </w:tcPr>
          <w:p w14:paraId="128AD0F8" w14:textId="2FC4BB73" w:rsidR="00EB31C6" w:rsidRPr="005242F6" w:rsidRDefault="00EB31C6" w:rsidP="00EB31C6">
            <w:pPr>
              <w:pStyle w:val="a5"/>
              <w:ind w:left="0"/>
              <w:jc w:val="center"/>
            </w:pPr>
            <w:r w:rsidRPr="005242F6">
              <w:t>0-74%</w:t>
            </w:r>
          </w:p>
        </w:tc>
      </w:tr>
    </w:tbl>
    <w:p w14:paraId="025B1B38" w14:textId="77777777" w:rsidR="00EB31C6" w:rsidRPr="005242F6" w:rsidRDefault="00EB31C6" w:rsidP="00EB31C6">
      <w:pPr>
        <w:pStyle w:val="a5"/>
        <w:ind w:left="1080"/>
      </w:pPr>
    </w:p>
    <w:p w14:paraId="442B20F2" w14:textId="3C08CA50" w:rsidR="004E0E08" w:rsidRPr="005242F6" w:rsidRDefault="00EB31C6" w:rsidP="00EB31C6">
      <w:pPr>
        <w:pStyle w:val="8"/>
      </w:pPr>
      <w:r w:rsidRPr="005242F6">
        <w:t>Toilet Paper</w:t>
      </w:r>
    </w:p>
    <w:p w14:paraId="384628DE" w14:textId="25E7EF2D" w:rsidR="00EB31C6" w:rsidRPr="005242F6" w:rsidRDefault="00E11FAA" w:rsidP="00EB31C6">
      <w:pPr>
        <w:pStyle w:val="a5"/>
        <w:numPr>
          <w:ilvl w:val="0"/>
          <w:numId w:val="5"/>
        </w:numPr>
      </w:pPr>
      <w:r w:rsidRPr="005242F6">
        <w:t>Real time</w:t>
      </w:r>
    </w:p>
    <w:p w14:paraId="4DCF577B" w14:textId="3197024E" w:rsidR="00E11FAA" w:rsidRPr="005242F6" w:rsidRDefault="00E11FAA" w:rsidP="00EB31C6">
      <w:pPr>
        <w:pStyle w:val="a5"/>
        <w:numPr>
          <w:ilvl w:val="0"/>
          <w:numId w:val="5"/>
        </w:numPr>
      </w:pPr>
      <w:r w:rsidRPr="005242F6">
        <w:t>Whether toilet paper rolls in each toilet cubicles are enough</w:t>
      </w:r>
    </w:p>
    <w:p w14:paraId="7FF1D61F" w14:textId="03E97BB3" w:rsidR="00E11FAA" w:rsidRPr="005242F6" w:rsidRDefault="00E11FAA" w:rsidP="00E11FAA">
      <w:pPr>
        <w:pStyle w:val="a5"/>
        <w:numPr>
          <w:ilvl w:val="0"/>
          <w:numId w:val="5"/>
        </w:numPr>
      </w:pPr>
      <w:r w:rsidRPr="005242F6">
        <w:t xml:space="preserve">The </w:t>
      </w:r>
      <w:r w:rsidR="00637058" w:rsidRPr="005242F6">
        <w:rPr>
          <w:b/>
          <w:bCs/>
        </w:rPr>
        <w:t>c</w:t>
      </w:r>
      <w:r w:rsidRPr="005242F6">
        <w:rPr>
          <w:b/>
          <w:bCs/>
        </w:rPr>
        <w:t>olor</w:t>
      </w:r>
      <w:r w:rsidR="00955686" w:rsidRPr="005242F6">
        <w:t xml:space="preserve">, </w:t>
      </w:r>
      <w:r w:rsidR="00955686" w:rsidRPr="005242F6">
        <w:rPr>
          <w:b/>
          <w:bCs/>
        </w:rPr>
        <w:t>number</w:t>
      </w:r>
      <w:r w:rsidR="00955686" w:rsidRPr="005242F6">
        <w:t xml:space="preserve"> </w:t>
      </w:r>
      <w:r w:rsidR="00637058" w:rsidRPr="005242F6">
        <w:t xml:space="preserve">and </w:t>
      </w:r>
      <w:r w:rsidR="00637058" w:rsidRPr="005242F6">
        <w:rPr>
          <w:b/>
          <w:bCs/>
        </w:rPr>
        <w:t>hover</w:t>
      </w:r>
      <w:r w:rsidRPr="005242F6">
        <w:t xml:space="preserve"> of the circle</w:t>
      </w:r>
    </w:p>
    <w:p w14:paraId="7BB06482" w14:textId="77777777" w:rsidR="00E11FAA" w:rsidRPr="005242F6" w:rsidRDefault="00E11FAA" w:rsidP="00E11FAA">
      <w:pPr>
        <w:pStyle w:val="a5"/>
        <w:ind w:left="1080"/>
      </w:pPr>
    </w:p>
    <w:tbl>
      <w:tblPr>
        <w:tblStyle w:val="aa"/>
        <w:tblW w:w="8832" w:type="dxa"/>
        <w:jc w:val="center"/>
        <w:tblLook w:val="04A0" w:firstRow="1" w:lastRow="0" w:firstColumn="1" w:lastColumn="0" w:noHBand="0" w:noVBand="1"/>
      </w:tblPr>
      <w:tblGrid>
        <w:gridCol w:w="1980"/>
        <w:gridCol w:w="2693"/>
        <w:gridCol w:w="2977"/>
        <w:gridCol w:w="1182"/>
      </w:tblGrid>
      <w:tr w:rsidR="00955686" w:rsidRPr="005242F6" w14:paraId="3A1A3E6F" w14:textId="77777777" w:rsidTr="006C7AE2">
        <w:trPr>
          <w:trHeight w:val="579"/>
          <w:jc w:val="center"/>
        </w:trPr>
        <w:tc>
          <w:tcPr>
            <w:tcW w:w="1980" w:type="dxa"/>
            <w:vAlign w:val="center"/>
          </w:tcPr>
          <w:p w14:paraId="390CDC2B" w14:textId="77777777" w:rsidR="00E11FAA" w:rsidRPr="005242F6" w:rsidRDefault="00E11FAA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lastRenderedPageBreak/>
              <w:t>Color</w:t>
            </w:r>
          </w:p>
        </w:tc>
        <w:tc>
          <w:tcPr>
            <w:tcW w:w="2693" w:type="dxa"/>
            <w:vAlign w:val="center"/>
          </w:tcPr>
          <w:p w14:paraId="3D672AB9" w14:textId="14A2E3BF" w:rsidR="00E11FAA" w:rsidRPr="005242F6" w:rsidRDefault="00E11FAA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Red</w:t>
            </w:r>
          </w:p>
        </w:tc>
        <w:tc>
          <w:tcPr>
            <w:tcW w:w="2977" w:type="dxa"/>
            <w:vAlign w:val="center"/>
          </w:tcPr>
          <w:p w14:paraId="39DED186" w14:textId="77777777" w:rsidR="00E11FAA" w:rsidRPr="005242F6" w:rsidRDefault="00E11FAA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Yellow</w:t>
            </w:r>
          </w:p>
        </w:tc>
        <w:tc>
          <w:tcPr>
            <w:tcW w:w="1182" w:type="dxa"/>
            <w:vAlign w:val="center"/>
          </w:tcPr>
          <w:p w14:paraId="3418E51C" w14:textId="77777777" w:rsidR="00E11FAA" w:rsidRPr="005242F6" w:rsidRDefault="00E11FAA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Green</w:t>
            </w:r>
          </w:p>
        </w:tc>
      </w:tr>
      <w:tr w:rsidR="00955686" w:rsidRPr="005242F6" w14:paraId="07159C02" w14:textId="77777777" w:rsidTr="006C7AE2">
        <w:trPr>
          <w:trHeight w:val="579"/>
          <w:jc w:val="center"/>
        </w:trPr>
        <w:tc>
          <w:tcPr>
            <w:tcW w:w="1980" w:type="dxa"/>
            <w:vAlign w:val="center"/>
          </w:tcPr>
          <w:p w14:paraId="1BDA0B4F" w14:textId="19A6F113" w:rsidR="00E11FAA" w:rsidRPr="005242F6" w:rsidRDefault="00955686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Situation</w:t>
            </w:r>
          </w:p>
        </w:tc>
        <w:tc>
          <w:tcPr>
            <w:tcW w:w="2693" w:type="dxa"/>
            <w:vAlign w:val="center"/>
          </w:tcPr>
          <w:p w14:paraId="16F08728" w14:textId="574C7A34" w:rsidR="00E11FAA" w:rsidRPr="005242F6" w:rsidRDefault="00E11FAA" w:rsidP="00E11FAA">
            <w:pPr>
              <w:pStyle w:val="a5"/>
              <w:ind w:left="0"/>
            </w:pPr>
            <w:r w:rsidRPr="005242F6">
              <w:t>At least one cubicle is out of toilet paper</w:t>
            </w:r>
            <w:r w:rsidR="00DC533E" w:rsidRPr="005242F6">
              <w:t xml:space="preserve"> (threshold may be changed by customers)</w:t>
            </w:r>
          </w:p>
        </w:tc>
        <w:tc>
          <w:tcPr>
            <w:tcW w:w="2977" w:type="dxa"/>
            <w:vAlign w:val="center"/>
          </w:tcPr>
          <w:p w14:paraId="247DB883" w14:textId="0268420D" w:rsidR="00E11FAA" w:rsidRPr="005242F6" w:rsidRDefault="00C85813" w:rsidP="00AC414A">
            <w:pPr>
              <w:pStyle w:val="a5"/>
              <w:ind w:left="0"/>
            </w:pPr>
            <w:r w:rsidRPr="005242F6">
              <w:t xml:space="preserve">The toilet paper in at least one cubicle has </w:t>
            </w:r>
            <w:r w:rsidR="00085292" w:rsidRPr="005242F6">
              <w:t>below</w:t>
            </w:r>
            <w:r w:rsidRPr="005242F6">
              <w:t xml:space="preserve"> 25% left</w:t>
            </w:r>
            <w:r w:rsidR="00EB0511" w:rsidRPr="005242F6">
              <w:t xml:space="preserve"> (threshold may be changed by customers)</w:t>
            </w:r>
          </w:p>
        </w:tc>
        <w:tc>
          <w:tcPr>
            <w:tcW w:w="1182" w:type="dxa"/>
            <w:vAlign w:val="center"/>
          </w:tcPr>
          <w:p w14:paraId="061C4F29" w14:textId="605A10CB" w:rsidR="00E11FAA" w:rsidRPr="005242F6" w:rsidRDefault="00AC414A" w:rsidP="009E754E">
            <w:pPr>
              <w:pStyle w:val="a5"/>
              <w:ind w:left="0"/>
              <w:jc w:val="center"/>
            </w:pPr>
            <w:r w:rsidRPr="005242F6">
              <w:t xml:space="preserve">Other </w:t>
            </w:r>
            <w:r w:rsidR="00955686" w:rsidRPr="005242F6">
              <w:t>situations</w:t>
            </w:r>
          </w:p>
        </w:tc>
      </w:tr>
      <w:tr w:rsidR="00955686" w:rsidRPr="005242F6" w14:paraId="0E4FAE66" w14:textId="77777777" w:rsidTr="006C7AE2">
        <w:trPr>
          <w:trHeight w:val="579"/>
          <w:jc w:val="center"/>
        </w:trPr>
        <w:tc>
          <w:tcPr>
            <w:tcW w:w="1980" w:type="dxa"/>
            <w:vAlign w:val="center"/>
          </w:tcPr>
          <w:p w14:paraId="37167E4B" w14:textId="476142A8" w:rsidR="00955686" w:rsidRPr="005242F6" w:rsidRDefault="00955686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Show No. of Cubicles with the above situation</w:t>
            </w:r>
          </w:p>
        </w:tc>
        <w:tc>
          <w:tcPr>
            <w:tcW w:w="2693" w:type="dxa"/>
            <w:vAlign w:val="center"/>
          </w:tcPr>
          <w:p w14:paraId="74F7CBD9" w14:textId="78543478" w:rsidR="00955686" w:rsidRPr="005242F6" w:rsidRDefault="00955686" w:rsidP="00955686">
            <w:pPr>
              <w:pStyle w:val="a5"/>
              <w:ind w:left="0"/>
              <w:jc w:val="center"/>
            </w:pPr>
            <w:r w:rsidRPr="005242F6">
              <w:t>Yes</w:t>
            </w:r>
          </w:p>
        </w:tc>
        <w:tc>
          <w:tcPr>
            <w:tcW w:w="2977" w:type="dxa"/>
            <w:vAlign w:val="center"/>
          </w:tcPr>
          <w:p w14:paraId="61544468" w14:textId="0A4C639F" w:rsidR="00955686" w:rsidRPr="005242F6" w:rsidRDefault="00955686" w:rsidP="00955686">
            <w:pPr>
              <w:pStyle w:val="a5"/>
              <w:ind w:left="0"/>
              <w:jc w:val="center"/>
            </w:pPr>
            <w:r w:rsidRPr="005242F6">
              <w:t>No</w:t>
            </w:r>
          </w:p>
        </w:tc>
        <w:tc>
          <w:tcPr>
            <w:tcW w:w="1182" w:type="dxa"/>
            <w:vAlign w:val="center"/>
          </w:tcPr>
          <w:p w14:paraId="78D13E4B" w14:textId="01C9C091" w:rsidR="00955686" w:rsidRPr="005242F6" w:rsidRDefault="00955686" w:rsidP="00955686">
            <w:pPr>
              <w:pStyle w:val="a5"/>
              <w:ind w:left="0"/>
              <w:jc w:val="center"/>
            </w:pPr>
            <w:r w:rsidRPr="005242F6">
              <w:t>No</w:t>
            </w:r>
          </w:p>
        </w:tc>
      </w:tr>
      <w:tr w:rsidR="00C85813" w:rsidRPr="005242F6" w14:paraId="67BDC748" w14:textId="77777777" w:rsidTr="006C7AE2">
        <w:trPr>
          <w:trHeight w:val="579"/>
          <w:jc w:val="center"/>
        </w:trPr>
        <w:tc>
          <w:tcPr>
            <w:tcW w:w="1980" w:type="dxa"/>
            <w:vAlign w:val="center"/>
          </w:tcPr>
          <w:p w14:paraId="2F6290A6" w14:textId="4B523E2E" w:rsidR="00C85813" w:rsidRPr="005242F6" w:rsidRDefault="00C85813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Hover</w:t>
            </w:r>
          </w:p>
        </w:tc>
        <w:tc>
          <w:tcPr>
            <w:tcW w:w="2693" w:type="dxa"/>
            <w:vAlign w:val="center"/>
          </w:tcPr>
          <w:p w14:paraId="73540A84" w14:textId="71B982C4" w:rsidR="00C85813" w:rsidRPr="005242F6" w:rsidRDefault="00C85813" w:rsidP="00E11FAA">
            <w:pPr>
              <w:pStyle w:val="a5"/>
              <w:ind w:left="0"/>
            </w:pPr>
            <w:r w:rsidRPr="005242F6">
              <w:t>Show</w:t>
            </w:r>
            <w:r w:rsidR="006C7AE2" w:rsidRPr="005242F6">
              <w:t>s</w:t>
            </w:r>
            <w:r w:rsidRPr="005242F6">
              <w:t xml:space="preserve">“Cubicle </w:t>
            </w:r>
            <w:r w:rsidR="00955686" w:rsidRPr="005242F6">
              <w:t>1</w:t>
            </w:r>
            <w:r w:rsidRPr="005242F6">
              <w:t xml:space="preserve">, </w:t>
            </w:r>
            <w:r w:rsidR="00955686" w:rsidRPr="005242F6">
              <w:t>2</w:t>
            </w:r>
            <w:r w:rsidRPr="005242F6">
              <w:t xml:space="preserve">, </w:t>
            </w:r>
            <w:r w:rsidR="00955686" w:rsidRPr="005242F6">
              <w:t>3…</w:t>
            </w:r>
            <w:r w:rsidRPr="005242F6">
              <w:t xml:space="preserve"> is out of toilet paper”</w:t>
            </w:r>
          </w:p>
        </w:tc>
        <w:tc>
          <w:tcPr>
            <w:tcW w:w="2977" w:type="dxa"/>
            <w:vAlign w:val="center"/>
          </w:tcPr>
          <w:p w14:paraId="7A245E77" w14:textId="025910EB" w:rsidR="00C85813" w:rsidRPr="005242F6" w:rsidRDefault="00C85813" w:rsidP="00AC414A">
            <w:pPr>
              <w:pStyle w:val="a5"/>
              <w:ind w:left="0"/>
            </w:pPr>
            <w:r w:rsidRPr="005242F6">
              <w:t xml:space="preserve">Shows “Cubicle </w:t>
            </w:r>
            <w:r w:rsidR="00955686" w:rsidRPr="005242F6">
              <w:t>1</w:t>
            </w:r>
            <w:r w:rsidRPr="005242F6">
              <w:t xml:space="preserve">, </w:t>
            </w:r>
            <w:r w:rsidR="00955686" w:rsidRPr="005242F6">
              <w:t>2</w:t>
            </w:r>
            <w:r w:rsidRPr="005242F6">
              <w:t xml:space="preserve">, </w:t>
            </w:r>
            <w:r w:rsidR="00955686" w:rsidRPr="005242F6">
              <w:t>3…</w:t>
            </w:r>
            <w:r w:rsidRPr="005242F6">
              <w:t xml:space="preserve"> is almost out of toilet paper”</w:t>
            </w:r>
          </w:p>
        </w:tc>
        <w:tc>
          <w:tcPr>
            <w:tcW w:w="1182" w:type="dxa"/>
            <w:vAlign w:val="center"/>
          </w:tcPr>
          <w:p w14:paraId="6048E674" w14:textId="69BF3968" w:rsidR="00C85813" w:rsidRPr="005242F6" w:rsidRDefault="00C85813" w:rsidP="009E754E">
            <w:pPr>
              <w:pStyle w:val="a5"/>
              <w:ind w:left="0"/>
              <w:jc w:val="center"/>
            </w:pPr>
            <w:r w:rsidRPr="005242F6">
              <w:t>Nothing</w:t>
            </w:r>
          </w:p>
        </w:tc>
      </w:tr>
    </w:tbl>
    <w:p w14:paraId="2447196E" w14:textId="77777777" w:rsidR="00125A74" w:rsidRPr="005242F6" w:rsidRDefault="00125A74" w:rsidP="00125A74">
      <w:pPr>
        <w:pStyle w:val="8"/>
        <w:numPr>
          <w:ilvl w:val="0"/>
          <w:numId w:val="0"/>
        </w:numPr>
        <w:ind w:left="720"/>
      </w:pPr>
    </w:p>
    <w:p w14:paraId="094039B0" w14:textId="769D57A5" w:rsidR="00E11FAA" w:rsidRPr="005242F6" w:rsidRDefault="00125A74" w:rsidP="00125A74">
      <w:pPr>
        <w:pStyle w:val="8"/>
      </w:pPr>
      <w:r w:rsidRPr="005242F6">
        <w:t>Soap Dispenser</w:t>
      </w:r>
    </w:p>
    <w:p w14:paraId="6F63C260" w14:textId="3FE60C46" w:rsidR="00125A74" w:rsidRPr="005242F6" w:rsidRDefault="00125A74" w:rsidP="00125A74">
      <w:pPr>
        <w:pStyle w:val="a5"/>
        <w:numPr>
          <w:ilvl w:val="0"/>
          <w:numId w:val="5"/>
        </w:numPr>
      </w:pPr>
      <w:r w:rsidRPr="005242F6">
        <w:t>Real time</w:t>
      </w:r>
    </w:p>
    <w:p w14:paraId="7771AC39" w14:textId="7A8FE839" w:rsidR="00125A74" w:rsidRPr="005242F6" w:rsidRDefault="00125A74" w:rsidP="00125A74">
      <w:pPr>
        <w:pStyle w:val="a5"/>
        <w:numPr>
          <w:ilvl w:val="0"/>
          <w:numId w:val="5"/>
        </w:numPr>
      </w:pPr>
      <w:r w:rsidRPr="005242F6">
        <w:t>Whether soap dispensers near the water tanks are enough</w:t>
      </w:r>
    </w:p>
    <w:p w14:paraId="27284115" w14:textId="77777777" w:rsidR="00125A74" w:rsidRPr="005242F6" w:rsidRDefault="00125A74" w:rsidP="00125A74">
      <w:pPr>
        <w:pStyle w:val="a5"/>
        <w:numPr>
          <w:ilvl w:val="0"/>
          <w:numId w:val="5"/>
        </w:numPr>
      </w:pPr>
      <w:r w:rsidRPr="005242F6">
        <w:t xml:space="preserve">The </w:t>
      </w:r>
      <w:r w:rsidRPr="005242F6">
        <w:rPr>
          <w:b/>
          <w:bCs/>
        </w:rPr>
        <w:t>color</w:t>
      </w:r>
      <w:r w:rsidRPr="005242F6">
        <w:t xml:space="preserve">, </w:t>
      </w:r>
      <w:r w:rsidRPr="005242F6">
        <w:rPr>
          <w:b/>
          <w:bCs/>
        </w:rPr>
        <w:t>number</w:t>
      </w:r>
      <w:r w:rsidRPr="005242F6">
        <w:t xml:space="preserve"> and </w:t>
      </w:r>
      <w:r w:rsidRPr="005242F6">
        <w:rPr>
          <w:b/>
          <w:bCs/>
        </w:rPr>
        <w:t>hover</w:t>
      </w:r>
      <w:r w:rsidRPr="005242F6">
        <w:t xml:space="preserve"> of the circle</w:t>
      </w:r>
    </w:p>
    <w:tbl>
      <w:tblPr>
        <w:tblStyle w:val="aa"/>
        <w:tblW w:w="8832" w:type="dxa"/>
        <w:jc w:val="center"/>
        <w:tblLook w:val="04A0" w:firstRow="1" w:lastRow="0" w:firstColumn="1" w:lastColumn="0" w:noHBand="0" w:noVBand="1"/>
      </w:tblPr>
      <w:tblGrid>
        <w:gridCol w:w="1980"/>
        <w:gridCol w:w="2693"/>
        <w:gridCol w:w="2977"/>
        <w:gridCol w:w="1182"/>
      </w:tblGrid>
      <w:tr w:rsidR="00125A74" w:rsidRPr="005242F6" w14:paraId="57CB6BE0" w14:textId="77777777" w:rsidTr="006C7AE2">
        <w:trPr>
          <w:trHeight w:val="579"/>
          <w:jc w:val="center"/>
        </w:trPr>
        <w:tc>
          <w:tcPr>
            <w:tcW w:w="1980" w:type="dxa"/>
            <w:vAlign w:val="center"/>
          </w:tcPr>
          <w:p w14:paraId="43B57449" w14:textId="77777777" w:rsidR="00125A74" w:rsidRPr="005242F6" w:rsidRDefault="00125A74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Color</w:t>
            </w:r>
          </w:p>
        </w:tc>
        <w:tc>
          <w:tcPr>
            <w:tcW w:w="2693" w:type="dxa"/>
            <w:vAlign w:val="center"/>
          </w:tcPr>
          <w:p w14:paraId="233AE5AB" w14:textId="77777777" w:rsidR="00125A74" w:rsidRPr="005242F6" w:rsidRDefault="00125A74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Red</w:t>
            </w:r>
          </w:p>
        </w:tc>
        <w:tc>
          <w:tcPr>
            <w:tcW w:w="2977" w:type="dxa"/>
            <w:vAlign w:val="center"/>
          </w:tcPr>
          <w:p w14:paraId="2589A019" w14:textId="77777777" w:rsidR="00125A74" w:rsidRPr="005242F6" w:rsidRDefault="00125A74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Yellow</w:t>
            </w:r>
          </w:p>
        </w:tc>
        <w:tc>
          <w:tcPr>
            <w:tcW w:w="1182" w:type="dxa"/>
            <w:vAlign w:val="center"/>
          </w:tcPr>
          <w:p w14:paraId="2BCFA3CB" w14:textId="77777777" w:rsidR="00125A74" w:rsidRPr="005242F6" w:rsidRDefault="00125A74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Green</w:t>
            </w:r>
          </w:p>
        </w:tc>
      </w:tr>
      <w:tr w:rsidR="00125A74" w:rsidRPr="005242F6" w14:paraId="471C2BBC" w14:textId="77777777" w:rsidTr="006C7AE2">
        <w:trPr>
          <w:trHeight w:val="579"/>
          <w:jc w:val="center"/>
        </w:trPr>
        <w:tc>
          <w:tcPr>
            <w:tcW w:w="1980" w:type="dxa"/>
            <w:vAlign w:val="center"/>
          </w:tcPr>
          <w:p w14:paraId="31F65501" w14:textId="77777777" w:rsidR="00125A74" w:rsidRPr="005242F6" w:rsidRDefault="00125A74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Situation</w:t>
            </w:r>
          </w:p>
        </w:tc>
        <w:tc>
          <w:tcPr>
            <w:tcW w:w="2693" w:type="dxa"/>
            <w:vAlign w:val="center"/>
          </w:tcPr>
          <w:p w14:paraId="5227DF07" w14:textId="0D73C3B0" w:rsidR="00125A74" w:rsidRPr="005242F6" w:rsidRDefault="00125A74" w:rsidP="009E754E">
            <w:pPr>
              <w:pStyle w:val="a5"/>
              <w:ind w:left="0"/>
            </w:pPr>
            <w:r w:rsidRPr="005242F6">
              <w:t>At least one soap dispenser is out of soap</w:t>
            </w:r>
            <w:r w:rsidR="00DC533E" w:rsidRPr="005242F6">
              <w:t xml:space="preserve"> (threshold may be changed by customers)</w:t>
            </w:r>
          </w:p>
        </w:tc>
        <w:tc>
          <w:tcPr>
            <w:tcW w:w="2977" w:type="dxa"/>
            <w:vAlign w:val="center"/>
          </w:tcPr>
          <w:p w14:paraId="5EA3FD50" w14:textId="32B94683" w:rsidR="00125A74" w:rsidRPr="005242F6" w:rsidRDefault="00EB0511" w:rsidP="00DC533E">
            <w:pPr>
              <w:pStyle w:val="a5"/>
              <w:ind w:left="0"/>
              <w:jc w:val="left"/>
            </w:pPr>
            <w:r w:rsidRPr="005242F6">
              <w:t>At least one soap dispenser has</w:t>
            </w:r>
            <w:r w:rsidR="00756AD3" w:rsidRPr="005242F6">
              <w:t xml:space="preserve"> below</w:t>
            </w:r>
            <w:r w:rsidRPr="005242F6">
              <w:t xml:space="preserve"> 25% of soap left (threshold may be changed by customers)</w:t>
            </w:r>
          </w:p>
        </w:tc>
        <w:tc>
          <w:tcPr>
            <w:tcW w:w="1182" w:type="dxa"/>
            <w:vAlign w:val="center"/>
          </w:tcPr>
          <w:p w14:paraId="5439C3DF" w14:textId="77777777" w:rsidR="00125A74" w:rsidRPr="005242F6" w:rsidRDefault="00125A74" w:rsidP="009E754E">
            <w:pPr>
              <w:pStyle w:val="a5"/>
              <w:ind w:left="0"/>
              <w:jc w:val="center"/>
            </w:pPr>
            <w:r w:rsidRPr="005242F6">
              <w:t>Other situations</w:t>
            </w:r>
          </w:p>
        </w:tc>
      </w:tr>
      <w:tr w:rsidR="00125A74" w:rsidRPr="005242F6" w14:paraId="13B13DFE" w14:textId="77777777" w:rsidTr="006C7AE2">
        <w:trPr>
          <w:trHeight w:val="579"/>
          <w:jc w:val="center"/>
        </w:trPr>
        <w:tc>
          <w:tcPr>
            <w:tcW w:w="1980" w:type="dxa"/>
            <w:vAlign w:val="center"/>
          </w:tcPr>
          <w:p w14:paraId="1EC6B074" w14:textId="4958F81A" w:rsidR="00125A74" w:rsidRPr="005242F6" w:rsidRDefault="00125A74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 xml:space="preserve">Show No. of </w:t>
            </w:r>
            <w:r w:rsidR="000E3C44" w:rsidRPr="005242F6">
              <w:rPr>
                <w:b/>
                <w:bCs/>
              </w:rPr>
              <w:t>Parameters</w:t>
            </w:r>
            <w:r w:rsidRPr="005242F6">
              <w:rPr>
                <w:b/>
                <w:bCs/>
              </w:rPr>
              <w:t xml:space="preserve"> with the above situation</w:t>
            </w:r>
          </w:p>
        </w:tc>
        <w:tc>
          <w:tcPr>
            <w:tcW w:w="2693" w:type="dxa"/>
            <w:vAlign w:val="center"/>
          </w:tcPr>
          <w:p w14:paraId="476C0DDC" w14:textId="33F38128" w:rsidR="00125A74" w:rsidRPr="005242F6" w:rsidRDefault="000E3C44" w:rsidP="009E754E">
            <w:pPr>
              <w:pStyle w:val="a5"/>
              <w:ind w:left="0"/>
              <w:jc w:val="center"/>
            </w:pPr>
            <w:r w:rsidRPr="005242F6">
              <w:t>Yes</w:t>
            </w:r>
          </w:p>
        </w:tc>
        <w:tc>
          <w:tcPr>
            <w:tcW w:w="2977" w:type="dxa"/>
            <w:vAlign w:val="center"/>
          </w:tcPr>
          <w:p w14:paraId="175C81D9" w14:textId="77777777" w:rsidR="00125A74" w:rsidRPr="005242F6" w:rsidRDefault="00125A74" w:rsidP="009E754E">
            <w:pPr>
              <w:pStyle w:val="a5"/>
              <w:ind w:left="0"/>
              <w:jc w:val="center"/>
            </w:pPr>
            <w:r w:rsidRPr="005242F6">
              <w:t>No</w:t>
            </w:r>
          </w:p>
        </w:tc>
        <w:tc>
          <w:tcPr>
            <w:tcW w:w="1182" w:type="dxa"/>
            <w:vAlign w:val="center"/>
          </w:tcPr>
          <w:p w14:paraId="52EE1BE7" w14:textId="77777777" w:rsidR="00125A74" w:rsidRPr="005242F6" w:rsidRDefault="00125A74" w:rsidP="009E754E">
            <w:pPr>
              <w:pStyle w:val="a5"/>
              <w:ind w:left="0"/>
              <w:jc w:val="center"/>
            </w:pPr>
            <w:r w:rsidRPr="005242F6">
              <w:t>No</w:t>
            </w:r>
          </w:p>
        </w:tc>
      </w:tr>
      <w:tr w:rsidR="006C7AE2" w:rsidRPr="005242F6" w14:paraId="0B905A8E" w14:textId="77777777" w:rsidTr="006C7AE2">
        <w:trPr>
          <w:trHeight w:val="579"/>
          <w:jc w:val="center"/>
        </w:trPr>
        <w:tc>
          <w:tcPr>
            <w:tcW w:w="1980" w:type="dxa"/>
            <w:vAlign w:val="center"/>
          </w:tcPr>
          <w:p w14:paraId="11A40148" w14:textId="77777777" w:rsidR="00125A74" w:rsidRPr="005242F6" w:rsidRDefault="00125A74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Hover</w:t>
            </w:r>
          </w:p>
        </w:tc>
        <w:tc>
          <w:tcPr>
            <w:tcW w:w="2693" w:type="dxa"/>
            <w:vAlign w:val="center"/>
          </w:tcPr>
          <w:p w14:paraId="2B7F0CD7" w14:textId="18DF72A2" w:rsidR="000E3C44" w:rsidRPr="005242F6" w:rsidRDefault="000E3C44" w:rsidP="009E754E">
            <w:pPr>
              <w:pStyle w:val="a5"/>
              <w:ind w:left="0"/>
            </w:pPr>
            <w:r w:rsidRPr="005242F6">
              <w:t>“Temperature</w:t>
            </w:r>
          </w:p>
          <w:p w14:paraId="5BD1EFFC" w14:textId="22121A13" w:rsidR="00125A74" w:rsidRPr="005242F6" w:rsidRDefault="000E3C44" w:rsidP="009E754E">
            <w:pPr>
              <w:pStyle w:val="a5"/>
              <w:ind w:left="0"/>
            </w:pPr>
            <w:r w:rsidRPr="005242F6">
              <w:t xml:space="preserve">Ammonia </w:t>
            </w:r>
            <w:r w:rsidR="00125A74" w:rsidRPr="005242F6">
              <w:t xml:space="preserve">is </w:t>
            </w:r>
            <w:r w:rsidRPr="005242F6">
              <w:t>poor</w:t>
            </w:r>
            <w:r w:rsidR="00125A74" w:rsidRPr="005242F6">
              <w:t>”</w:t>
            </w:r>
          </w:p>
        </w:tc>
        <w:tc>
          <w:tcPr>
            <w:tcW w:w="2977" w:type="dxa"/>
            <w:vAlign w:val="center"/>
          </w:tcPr>
          <w:p w14:paraId="1FF085AB" w14:textId="2452CCDE" w:rsidR="00125A74" w:rsidRPr="005242F6" w:rsidRDefault="00125A74" w:rsidP="009E754E">
            <w:pPr>
              <w:pStyle w:val="a5"/>
              <w:ind w:left="0"/>
            </w:pPr>
            <w:r w:rsidRPr="005242F6">
              <w:t>Shows “</w:t>
            </w:r>
            <w:r w:rsidR="006C7AE2" w:rsidRPr="005242F6">
              <w:t>Soap Dispenser</w:t>
            </w:r>
            <w:r w:rsidRPr="005242F6">
              <w:t xml:space="preserve"> 1, 2, 3… is almost out of </w:t>
            </w:r>
            <w:r w:rsidR="006C7AE2" w:rsidRPr="005242F6">
              <w:t>soap</w:t>
            </w:r>
            <w:r w:rsidRPr="005242F6">
              <w:t>”</w:t>
            </w:r>
          </w:p>
        </w:tc>
        <w:tc>
          <w:tcPr>
            <w:tcW w:w="1182" w:type="dxa"/>
            <w:vAlign w:val="center"/>
          </w:tcPr>
          <w:p w14:paraId="6944B2E8" w14:textId="77777777" w:rsidR="00125A74" w:rsidRPr="005242F6" w:rsidRDefault="00125A74" w:rsidP="009E754E">
            <w:pPr>
              <w:pStyle w:val="a5"/>
              <w:ind w:left="0"/>
              <w:jc w:val="center"/>
            </w:pPr>
            <w:r w:rsidRPr="005242F6">
              <w:t>Nothing</w:t>
            </w:r>
          </w:p>
        </w:tc>
      </w:tr>
    </w:tbl>
    <w:p w14:paraId="4B7C4C82" w14:textId="009F3E0D" w:rsidR="00125A74" w:rsidRPr="005242F6" w:rsidRDefault="00125A74" w:rsidP="00125A74">
      <w:pPr>
        <w:pStyle w:val="a5"/>
        <w:ind w:left="1080"/>
      </w:pPr>
    </w:p>
    <w:p w14:paraId="781C3AF5" w14:textId="77777777" w:rsidR="00125A74" w:rsidRPr="005242F6" w:rsidRDefault="00125A74" w:rsidP="00125A74">
      <w:pPr>
        <w:pStyle w:val="a5"/>
        <w:ind w:left="1080"/>
      </w:pPr>
    </w:p>
    <w:p w14:paraId="049DF9F6" w14:textId="136CA689" w:rsidR="00125A74" w:rsidRPr="005242F6" w:rsidRDefault="00125A74" w:rsidP="00125A74">
      <w:pPr>
        <w:pStyle w:val="8"/>
      </w:pPr>
      <w:r w:rsidRPr="005242F6">
        <w:t>Rubbish Bin</w:t>
      </w:r>
    </w:p>
    <w:p w14:paraId="360084F9" w14:textId="77777777" w:rsidR="00322C5F" w:rsidRPr="005242F6" w:rsidRDefault="00322C5F" w:rsidP="00322C5F">
      <w:pPr>
        <w:pStyle w:val="a5"/>
        <w:numPr>
          <w:ilvl w:val="0"/>
          <w:numId w:val="5"/>
        </w:numPr>
      </w:pPr>
      <w:r w:rsidRPr="005242F6">
        <w:t>Real time</w:t>
      </w:r>
    </w:p>
    <w:p w14:paraId="4CFA1827" w14:textId="0418DF31" w:rsidR="00322C5F" w:rsidRPr="005242F6" w:rsidRDefault="00322C5F" w:rsidP="00322C5F">
      <w:pPr>
        <w:pStyle w:val="a5"/>
        <w:numPr>
          <w:ilvl w:val="0"/>
          <w:numId w:val="5"/>
        </w:numPr>
      </w:pPr>
      <w:r w:rsidRPr="005242F6">
        <w:t>Whether rubbish bins in the toilet are full</w:t>
      </w:r>
    </w:p>
    <w:p w14:paraId="317D65E3" w14:textId="77777777" w:rsidR="00322C5F" w:rsidRPr="005242F6" w:rsidRDefault="00322C5F" w:rsidP="00322C5F">
      <w:pPr>
        <w:pStyle w:val="a5"/>
        <w:numPr>
          <w:ilvl w:val="0"/>
          <w:numId w:val="5"/>
        </w:numPr>
      </w:pPr>
      <w:r w:rsidRPr="005242F6">
        <w:t xml:space="preserve">The </w:t>
      </w:r>
      <w:r w:rsidRPr="005242F6">
        <w:rPr>
          <w:b/>
          <w:bCs/>
        </w:rPr>
        <w:t>color</w:t>
      </w:r>
      <w:r w:rsidRPr="005242F6">
        <w:t xml:space="preserve">, </w:t>
      </w:r>
      <w:r w:rsidRPr="005242F6">
        <w:rPr>
          <w:b/>
          <w:bCs/>
        </w:rPr>
        <w:t>number</w:t>
      </w:r>
      <w:r w:rsidRPr="005242F6">
        <w:t xml:space="preserve"> and </w:t>
      </w:r>
      <w:r w:rsidRPr="005242F6">
        <w:rPr>
          <w:b/>
          <w:bCs/>
        </w:rPr>
        <w:t>hover</w:t>
      </w:r>
      <w:r w:rsidRPr="005242F6">
        <w:t xml:space="preserve"> of the circle</w:t>
      </w:r>
    </w:p>
    <w:p w14:paraId="32BA8783" w14:textId="77777777" w:rsidR="00322C5F" w:rsidRPr="005242F6" w:rsidRDefault="00322C5F" w:rsidP="00322C5F">
      <w:pPr>
        <w:pStyle w:val="a5"/>
        <w:ind w:left="1080"/>
      </w:pPr>
    </w:p>
    <w:tbl>
      <w:tblPr>
        <w:tblStyle w:val="aa"/>
        <w:tblW w:w="8832" w:type="dxa"/>
        <w:jc w:val="center"/>
        <w:tblLook w:val="04A0" w:firstRow="1" w:lastRow="0" w:firstColumn="1" w:lastColumn="0" w:noHBand="0" w:noVBand="1"/>
      </w:tblPr>
      <w:tblGrid>
        <w:gridCol w:w="1980"/>
        <w:gridCol w:w="2693"/>
        <w:gridCol w:w="2977"/>
        <w:gridCol w:w="1182"/>
      </w:tblGrid>
      <w:tr w:rsidR="00322C5F" w:rsidRPr="005242F6" w14:paraId="20C8B9F3" w14:textId="77777777" w:rsidTr="009E754E">
        <w:trPr>
          <w:trHeight w:val="579"/>
          <w:jc w:val="center"/>
        </w:trPr>
        <w:tc>
          <w:tcPr>
            <w:tcW w:w="1980" w:type="dxa"/>
            <w:vAlign w:val="center"/>
          </w:tcPr>
          <w:p w14:paraId="38ED8275" w14:textId="77777777" w:rsidR="00322C5F" w:rsidRPr="005242F6" w:rsidRDefault="00322C5F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Color</w:t>
            </w:r>
          </w:p>
        </w:tc>
        <w:tc>
          <w:tcPr>
            <w:tcW w:w="2693" w:type="dxa"/>
            <w:vAlign w:val="center"/>
          </w:tcPr>
          <w:p w14:paraId="0AB2A27E" w14:textId="77777777" w:rsidR="00322C5F" w:rsidRPr="005242F6" w:rsidRDefault="00322C5F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Red</w:t>
            </w:r>
          </w:p>
        </w:tc>
        <w:tc>
          <w:tcPr>
            <w:tcW w:w="2977" w:type="dxa"/>
            <w:vAlign w:val="center"/>
          </w:tcPr>
          <w:p w14:paraId="0210630A" w14:textId="77777777" w:rsidR="00322C5F" w:rsidRPr="005242F6" w:rsidRDefault="00322C5F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Yellow</w:t>
            </w:r>
          </w:p>
        </w:tc>
        <w:tc>
          <w:tcPr>
            <w:tcW w:w="1182" w:type="dxa"/>
            <w:vAlign w:val="center"/>
          </w:tcPr>
          <w:p w14:paraId="49B43100" w14:textId="77777777" w:rsidR="00322C5F" w:rsidRPr="005242F6" w:rsidRDefault="00322C5F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Green</w:t>
            </w:r>
          </w:p>
        </w:tc>
      </w:tr>
      <w:tr w:rsidR="00322C5F" w:rsidRPr="005242F6" w14:paraId="1F853979" w14:textId="77777777" w:rsidTr="009E754E">
        <w:trPr>
          <w:trHeight w:val="579"/>
          <w:jc w:val="center"/>
        </w:trPr>
        <w:tc>
          <w:tcPr>
            <w:tcW w:w="1980" w:type="dxa"/>
            <w:vAlign w:val="center"/>
          </w:tcPr>
          <w:p w14:paraId="4F926DCD" w14:textId="77777777" w:rsidR="00322C5F" w:rsidRPr="005242F6" w:rsidRDefault="00322C5F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Situation</w:t>
            </w:r>
          </w:p>
        </w:tc>
        <w:tc>
          <w:tcPr>
            <w:tcW w:w="2693" w:type="dxa"/>
            <w:vAlign w:val="center"/>
          </w:tcPr>
          <w:p w14:paraId="3F8B3919" w14:textId="6EAB2CC5" w:rsidR="00322C5F" w:rsidRPr="005242F6" w:rsidRDefault="00322C5F" w:rsidP="009E754E">
            <w:pPr>
              <w:pStyle w:val="a5"/>
              <w:ind w:left="0"/>
            </w:pPr>
            <w:r w:rsidRPr="005242F6">
              <w:t>At least one rubbish bin is full (threshold may be changed by customers)</w:t>
            </w:r>
          </w:p>
        </w:tc>
        <w:tc>
          <w:tcPr>
            <w:tcW w:w="2977" w:type="dxa"/>
            <w:vAlign w:val="center"/>
          </w:tcPr>
          <w:p w14:paraId="5B1A55F0" w14:textId="5730A483" w:rsidR="00322C5F" w:rsidRPr="005242F6" w:rsidRDefault="00322C5F" w:rsidP="009E754E">
            <w:pPr>
              <w:pStyle w:val="a5"/>
              <w:ind w:left="0"/>
            </w:pPr>
            <w:r w:rsidRPr="005242F6">
              <w:t>At least one rubbish bin is  75% full (threshold may be changed by customers)</w:t>
            </w:r>
          </w:p>
        </w:tc>
        <w:tc>
          <w:tcPr>
            <w:tcW w:w="1182" w:type="dxa"/>
            <w:vAlign w:val="center"/>
          </w:tcPr>
          <w:p w14:paraId="1C5FBA92" w14:textId="77777777" w:rsidR="00322C5F" w:rsidRPr="005242F6" w:rsidRDefault="00322C5F" w:rsidP="009E754E">
            <w:pPr>
              <w:pStyle w:val="a5"/>
              <w:ind w:left="0"/>
              <w:jc w:val="center"/>
            </w:pPr>
            <w:r w:rsidRPr="005242F6">
              <w:t>Other situations</w:t>
            </w:r>
          </w:p>
        </w:tc>
      </w:tr>
      <w:tr w:rsidR="00322C5F" w:rsidRPr="005242F6" w14:paraId="12B1AC8A" w14:textId="77777777" w:rsidTr="009E754E">
        <w:trPr>
          <w:trHeight w:val="579"/>
          <w:jc w:val="center"/>
        </w:trPr>
        <w:tc>
          <w:tcPr>
            <w:tcW w:w="1980" w:type="dxa"/>
            <w:vAlign w:val="center"/>
          </w:tcPr>
          <w:p w14:paraId="54FAA6E8" w14:textId="77777777" w:rsidR="00322C5F" w:rsidRPr="005242F6" w:rsidRDefault="00322C5F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Show No. of Cubicles with the above situation</w:t>
            </w:r>
          </w:p>
        </w:tc>
        <w:tc>
          <w:tcPr>
            <w:tcW w:w="2693" w:type="dxa"/>
            <w:vAlign w:val="center"/>
          </w:tcPr>
          <w:p w14:paraId="2EE1E4DB" w14:textId="77777777" w:rsidR="00322C5F" w:rsidRPr="005242F6" w:rsidRDefault="00322C5F" w:rsidP="009E754E">
            <w:pPr>
              <w:pStyle w:val="a5"/>
              <w:ind w:left="0"/>
              <w:jc w:val="center"/>
            </w:pPr>
            <w:r w:rsidRPr="005242F6">
              <w:t>Yes</w:t>
            </w:r>
          </w:p>
        </w:tc>
        <w:tc>
          <w:tcPr>
            <w:tcW w:w="2977" w:type="dxa"/>
            <w:vAlign w:val="center"/>
          </w:tcPr>
          <w:p w14:paraId="2B155F7B" w14:textId="77777777" w:rsidR="00322C5F" w:rsidRPr="005242F6" w:rsidRDefault="00322C5F" w:rsidP="009E754E">
            <w:pPr>
              <w:pStyle w:val="a5"/>
              <w:ind w:left="0"/>
              <w:jc w:val="center"/>
            </w:pPr>
            <w:r w:rsidRPr="005242F6">
              <w:t>No</w:t>
            </w:r>
          </w:p>
        </w:tc>
        <w:tc>
          <w:tcPr>
            <w:tcW w:w="1182" w:type="dxa"/>
            <w:vAlign w:val="center"/>
          </w:tcPr>
          <w:p w14:paraId="6DFCB4D1" w14:textId="77777777" w:rsidR="00322C5F" w:rsidRPr="005242F6" w:rsidRDefault="00322C5F" w:rsidP="009E754E">
            <w:pPr>
              <w:pStyle w:val="a5"/>
              <w:ind w:left="0"/>
              <w:jc w:val="center"/>
            </w:pPr>
            <w:r w:rsidRPr="005242F6">
              <w:t>No</w:t>
            </w:r>
          </w:p>
        </w:tc>
      </w:tr>
      <w:tr w:rsidR="00322C5F" w:rsidRPr="005242F6" w14:paraId="2C8F30E7" w14:textId="77777777" w:rsidTr="009E754E">
        <w:trPr>
          <w:trHeight w:val="579"/>
          <w:jc w:val="center"/>
        </w:trPr>
        <w:tc>
          <w:tcPr>
            <w:tcW w:w="1980" w:type="dxa"/>
            <w:vAlign w:val="center"/>
          </w:tcPr>
          <w:p w14:paraId="4534F24A" w14:textId="77777777" w:rsidR="00322C5F" w:rsidRPr="005242F6" w:rsidRDefault="00322C5F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lastRenderedPageBreak/>
              <w:t>Hover</w:t>
            </w:r>
          </w:p>
        </w:tc>
        <w:tc>
          <w:tcPr>
            <w:tcW w:w="2693" w:type="dxa"/>
            <w:vAlign w:val="center"/>
          </w:tcPr>
          <w:p w14:paraId="1B3FD7A7" w14:textId="3C667F51" w:rsidR="00322C5F" w:rsidRPr="005242F6" w:rsidRDefault="00322C5F" w:rsidP="009E754E">
            <w:pPr>
              <w:pStyle w:val="a5"/>
              <w:ind w:left="0"/>
            </w:pPr>
            <w:r w:rsidRPr="005242F6">
              <w:t>Shows“</w:t>
            </w:r>
            <w:r w:rsidR="00803085" w:rsidRPr="005242F6">
              <w:t>Rubbish Bin</w:t>
            </w:r>
            <w:r w:rsidRPr="005242F6">
              <w:t xml:space="preserve"> 1, 2, 3… is </w:t>
            </w:r>
            <w:r w:rsidR="00803085" w:rsidRPr="005242F6">
              <w:t>full</w:t>
            </w:r>
            <w:r w:rsidRPr="005242F6">
              <w:t>”</w:t>
            </w:r>
          </w:p>
        </w:tc>
        <w:tc>
          <w:tcPr>
            <w:tcW w:w="2977" w:type="dxa"/>
            <w:vAlign w:val="center"/>
          </w:tcPr>
          <w:p w14:paraId="7B40E22E" w14:textId="190B3C42" w:rsidR="00322C5F" w:rsidRPr="005242F6" w:rsidRDefault="00322C5F" w:rsidP="009E754E">
            <w:pPr>
              <w:pStyle w:val="a5"/>
              <w:ind w:left="0"/>
            </w:pPr>
            <w:r w:rsidRPr="005242F6">
              <w:t>Shows “</w:t>
            </w:r>
            <w:r w:rsidR="00803085" w:rsidRPr="005242F6">
              <w:t>Rubbish Bin</w:t>
            </w:r>
            <w:r w:rsidRPr="005242F6">
              <w:t xml:space="preserve"> 1, 2, 3… is almost </w:t>
            </w:r>
            <w:r w:rsidR="00803085" w:rsidRPr="005242F6">
              <w:t>full</w:t>
            </w:r>
            <w:r w:rsidRPr="005242F6">
              <w:t>”</w:t>
            </w:r>
          </w:p>
        </w:tc>
        <w:tc>
          <w:tcPr>
            <w:tcW w:w="1182" w:type="dxa"/>
            <w:vAlign w:val="center"/>
          </w:tcPr>
          <w:p w14:paraId="0331E79D" w14:textId="77777777" w:rsidR="00322C5F" w:rsidRPr="005242F6" w:rsidRDefault="00322C5F" w:rsidP="009E754E">
            <w:pPr>
              <w:pStyle w:val="a5"/>
              <w:ind w:left="0"/>
              <w:jc w:val="center"/>
            </w:pPr>
            <w:r w:rsidRPr="005242F6">
              <w:t>Nothing</w:t>
            </w:r>
          </w:p>
        </w:tc>
      </w:tr>
    </w:tbl>
    <w:p w14:paraId="4A3D8ABE" w14:textId="77777777" w:rsidR="00322C5F" w:rsidRPr="005242F6" w:rsidRDefault="00322C5F" w:rsidP="00322C5F"/>
    <w:p w14:paraId="127D6D42" w14:textId="1A47B3F1" w:rsidR="00125A74" w:rsidRPr="005242F6" w:rsidRDefault="00125A74" w:rsidP="00125A74">
      <w:pPr>
        <w:pStyle w:val="8"/>
      </w:pPr>
      <w:r w:rsidRPr="005242F6">
        <w:t>IAQ</w:t>
      </w:r>
    </w:p>
    <w:p w14:paraId="58707FA8" w14:textId="77777777" w:rsidR="00C131B2" w:rsidRPr="005242F6" w:rsidRDefault="00C131B2" w:rsidP="00C131B2">
      <w:pPr>
        <w:pStyle w:val="a5"/>
        <w:numPr>
          <w:ilvl w:val="0"/>
          <w:numId w:val="5"/>
        </w:numPr>
      </w:pPr>
      <w:r w:rsidRPr="005242F6">
        <w:t>Real time</w:t>
      </w:r>
    </w:p>
    <w:p w14:paraId="6EDE2359" w14:textId="60F1B4C6" w:rsidR="00C131B2" w:rsidRPr="005242F6" w:rsidRDefault="00C131B2" w:rsidP="00C131B2">
      <w:pPr>
        <w:pStyle w:val="a5"/>
        <w:numPr>
          <w:ilvl w:val="0"/>
          <w:numId w:val="5"/>
        </w:numPr>
      </w:pPr>
      <w:r w:rsidRPr="005242F6">
        <w:t>Whether the Air Quality in the toilet is good</w:t>
      </w:r>
    </w:p>
    <w:p w14:paraId="33B0ED71" w14:textId="5A9FBD59" w:rsidR="00C131B2" w:rsidRPr="005242F6" w:rsidRDefault="00C131B2" w:rsidP="00C131B2">
      <w:pPr>
        <w:pStyle w:val="a5"/>
        <w:numPr>
          <w:ilvl w:val="0"/>
          <w:numId w:val="5"/>
        </w:numPr>
      </w:pPr>
      <w:r w:rsidRPr="005242F6">
        <w:t>Five parameters:</w:t>
      </w:r>
    </w:p>
    <w:p w14:paraId="3D2FEB28" w14:textId="4D366803" w:rsidR="00C131B2" w:rsidRPr="005242F6" w:rsidRDefault="00C131B2" w:rsidP="00C131B2">
      <w:pPr>
        <w:pStyle w:val="a5"/>
        <w:numPr>
          <w:ilvl w:val="1"/>
          <w:numId w:val="5"/>
        </w:numPr>
      </w:pPr>
      <w:r w:rsidRPr="005242F6">
        <w:t>Temperature</w:t>
      </w:r>
    </w:p>
    <w:p w14:paraId="3B410DE3" w14:textId="1BA81BE1" w:rsidR="00C131B2" w:rsidRPr="005242F6" w:rsidRDefault="00C131B2" w:rsidP="00C131B2">
      <w:pPr>
        <w:pStyle w:val="a5"/>
        <w:numPr>
          <w:ilvl w:val="1"/>
          <w:numId w:val="5"/>
        </w:numPr>
      </w:pPr>
      <w:r w:rsidRPr="005242F6">
        <w:t>Humidity</w:t>
      </w:r>
    </w:p>
    <w:p w14:paraId="2D57C833" w14:textId="00C321C1" w:rsidR="00C131B2" w:rsidRPr="005242F6" w:rsidRDefault="00C131B2" w:rsidP="00C131B2">
      <w:pPr>
        <w:pStyle w:val="a5"/>
        <w:numPr>
          <w:ilvl w:val="1"/>
          <w:numId w:val="5"/>
        </w:numPr>
      </w:pPr>
      <w:r w:rsidRPr="005242F6">
        <w:t>Hydrogen Sulphide</w:t>
      </w:r>
    </w:p>
    <w:p w14:paraId="702FDA1C" w14:textId="2928D5BA" w:rsidR="00C131B2" w:rsidRPr="005242F6" w:rsidRDefault="00C131B2" w:rsidP="00C131B2">
      <w:pPr>
        <w:pStyle w:val="a5"/>
        <w:numPr>
          <w:ilvl w:val="1"/>
          <w:numId w:val="5"/>
        </w:numPr>
      </w:pPr>
      <w:r w:rsidRPr="005242F6">
        <w:t>Ammonia</w:t>
      </w:r>
    </w:p>
    <w:p w14:paraId="1E9BF9B5" w14:textId="3869A47F" w:rsidR="00C131B2" w:rsidRPr="005242F6" w:rsidRDefault="00C131B2" w:rsidP="00C131B2">
      <w:pPr>
        <w:pStyle w:val="a5"/>
        <w:numPr>
          <w:ilvl w:val="1"/>
          <w:numId w:val="5"/>
        </w:numPr>
      </w:pPr>
      <w:r w:rsidRPr="005242F6">
        <w:t>PM2.5</w:t>
      </w:r>
    </w:p>
    <w:p w14:paraId="5AFF0CEF" w14:textId="77777777" w:rsidR="00C131B2" w:rsidRPr="005242F6" w:rsidRDefault="00C131B2" w:rsidP="00C131B2">
      <w:pPr>
        <w:pStyle w:val="a5"/>
        <w:numPr>
          <w:ilvl w:val="0"/>
          <w:numId w:val="5"/>
        </w:numPr>
      </w:pPr>
      <w:r w:rsidRPr="005242F6">
        <w:t xml:space="preserve">The </w:t>
      </w:r>
      <w:r w:rsidRPr="005242F6">
        <w:rPr>
          <w:b/>
          <w:bCs/>
        </w:rPr>
        <w:t>color</w:t>
      </w:r>
      <w:r w:rsidRPr="005242F6">
        <w:t xml:space="preserve">, </w:t>
      </w:r>
      <w:r w:rsidRPr="005242F6">
        <w:rPr>
          <w:b/>
          <w:bCs/>
        </w:rPr>
        <w:t>number</w:t>
      </w:r>
      <w:r w:rsidRPr="005242F6">
        <w:t xml:space="preserve"> and </w:t>
      </w:r>
      <w:r w:rsidRPr="005242F6">
        <w:rPr>
          <w:b/>
          <w:bCs/>
        </w:rPr>
        <w:t>hover</w:t>
      </w:r>
      <w:r w:rsidRPr="005242F6">
        <w:t xml:space="preserve"> of the circle</w:t>
      </w:r>
    </w:p>
    <w:p w14:paraId="05A0138E" w14:textId="77777777" w:rsidR="00C131B2" w:rsidRPr="005242F6" w:rsidRDefault="00C131B2" w:rsidP="00C131B2">
      <w:pPr>
        <w:pStyle w:val="a5"/>
        <w:ind w:left="1080"/>
      </w:pPr>
    </w:p>
    <w:tbl>
      <w:tblPr>
        <w:tblStyle w:val="aa"/>
        <w:tblW w:w="8832" w:type="dxa"/>
        <w:jc w:val="center"/>
        <w:tblLook w:val="04A0" w:firstRow="1" w:lastRow="0" w:firstColumn="1" w:lastColumn="0" w:noHBand="0" w:noVBand="1"/>
      </w:tblPr>
      <w:tblGrid>
        <w:gridCol w:w="1955"/>
        <w:gridCol w:w="2435"/>
        <w:gridCol w:w="2268"/>
        <w:gridCol w:w="2174"/>
      </w:tblGrid>
      <w:tr w:rsidR="00404BC4" w:rsidRPr="005242F6" w14:paraId="6DA7EC4B" w14:textId="77777777" w:rsidTr="00404BC4">
        <w:trPr>
          <w:trHeight w:val="579"/>
          <w:jc w:val="center"/>
        </w:trPr>
        <w:tc>
          <w:tcPr>
            <w:tcW w:w="1955" w:type="dxa"/>
            <w:vAlign w:val="center"/>
          </w:tcPr>
          <w:p w14:paraId="691AE32F" w14:textId="77777777" w:rsidR="00C131B2" w:rsidRPr="005242F6" w:rsidRDefault="00C131B2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Color</w:t>
            </w:r>
          </w:p>
        </w:tc>
        <w:tc>
          <w:tcPr>
            <w:tcW w:w="2435" w:type="dxa"/>
            <w:vAlign w:val="center"/>
          </w:tcPr>
          <w:p w14:paraId="478A6F8B" w14:textId="77777777" w:rsidR="00C131B2" w:rsidRPr="005242F6" w:rsidRDefault="00C131B2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Red</w:t>
            </w:r>
          </w:p>
        </w:tc>
        <w:tc>
          <w:tcPr>
            <w:tcW w:w="2268" w:type="dxa"/>
            <w:vAlign w:val="center"/>
          </w:tcPr>
          <w:p w14:paraId="24E60FCC" w14:textId="77777777" w:rsidR="00C131B2" w:rsidRPr="005242F6" w:rsidRDefault="00C131B2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Yellow</w:t>
            </w:r>
          </w:p>
        </w:tc>
        <w:tc>
          <w:tcPr>
            <w:tcW w:w="2174" w:type="dxa"/>
            <w:vAlign w:val="center"/>
          </w:tcPr>
          <w:p w14:paraId="28F8D8F5" w14:textId="77777777" w:rsidR="00C131B2" w:rsidRPr="005242F6" w:rsidRDefault="00C131B2" w:rsidP="009E754E">
            <w:pPr>
              <w:pStyle w:val="a5"/>
              <w:ind w:left="0"/>
              <w:jc w:val="center"/>
              <w:rPr>
                <w:b/>
                <w:bCs/>
                <w:i/>
                <w:iCs/>
              </w:rPr>
            </w:pPr>
            <w:r w:rsidRPr="005242F6">
              <w:rPr>
                <w:b/>
                <w:bCs/>
                <w:i/>
                <w:iCs/>
              </w:rPr>
              <w:t>Green</w:t>
            </w:r>
          </w:p>
        </w:tc>
      </w:tr>
      <w:tr w:rsidR="00404BC4" w:rsidRPr="005242F6" w14:paraId="665581D2" w14:textId="77777777" w:rsidTr="00404BC4">
        <w:trPr>
          <w:trHeight w:val="579"/>
          <w:jc w:val="center"/>
        </w:trPr>
        <w:tc>
          <w:tcPr>
            <w:tcW w:w="1955" w:type="dxa"/>
            <w:vAlign w:val="center"/>
          </w:tcPr>
          <w:p w14:paraId="5E20E96A" w14:textId="77777777" w:rsidR="00C131B2" w:rsidRPr="005242F6" w:rsidRDefault="00C131B2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Situation</w:t>
            </w:r>
          </w:p>
        </w:tc>
        <w:tc>
          <w:tcPr>
            <w:tcW w:w="2435" w:type="dxa"/>
            <w:vAlign w:val="center"/>
          </w:tcPr>
          <w:p w14:paraId="2FA75E33" w14:textId="4AF5A47D" w:rsidR="00C131B2" w:rsidRPr="005242F6" w:rsidRDefault="00C131B2" w:rsidP="000E3C44">
            <w:pPr>
              <w:pStyle w:val="a5"/>
              <w:ind w:left="0"/>
              <w:jc w:val="left"/>
            </w:pPr>
            <w:r w:rsidRPr="005242F6">
              <w:t xml:space="preserve">At least one parameter is </w:t>
            </w:r>
            <w:r w:rsidR="00AB407F" w:rsidRPr="005242F6">
              <w:rPr>
                <w:b/>
                <w:bCs/>
              </w:rPr>
              <w:t>poor</w:t>
            </w:r>
            <w:ins w:id="1" w:author="万 笑歌" w:date="2020-11-04T22:52:00Z">
              <w:r w:rsidR="001F5627">
                <w:rPr>
                  <w:rFonts w:hint="eastAsia"/>
                  <w:b/>
                  <w:bCs/>
                </w:rPr>
                <w:t>/較差</w:t>
              </w:r>
            </w:ins>
            <w:r w:rsidRPr="005242F6">
              <w:t xml:space="preserve"> (threshold may be changed by customers)</w:t>
            </w:r>
          </w:p>
        </w:tc>
        <w:tc>
          <w:tcPr>
            <w:tcW w:w="2268" w:type="dxa"/>
            <w:vAlign w:val="center"/>
          </w:tcPr>
          <w:p w14:paraId="42D5AA70" w14:textId="2D1931F0" w:rsidR="00C131B2" w:rsidRPr="005242F6" w:rsidRDefault="00C131B2" w:rsidP="000E3C44">
            <w:pPr>
              <w:pStyle w:val="a5"/>
              <w:ind w:left="0"/>
              <w:jc w:val="left"/>
            </w:pPr>
            <w:r w:rsidRPr="005242F6">
              <w:t xml:space="preserve">At least one </w:t>
            </w:r>
            <w:r w:rsidR="00AB407F" w:rsidRPr="005242F6">
              <w:t>parameter</w:t>
            </w:r>
            <w:r w:rsidRPr="005242F6">
              <w:t xml:space="preserve"> is</w:t>
            </w:r>
            <w:r w:rsidR="00AB407F" w:rsidRPr="005242F6">
              <w:t xml:space="preserve"> </w:t>
            </w:r>
            <w:r w:rsidR="00AB407F" w:rsidRPr="005242F6">
              <w:rPr>
                <w:b/>
                <w:bCs/>
              </w:rPr>
              <w:t>average</w:t>
            </w:r>
            <w:ins w:id="2" w:author="万 笑歌" w:date="2020-11-04T22:52:00Z">
              <w:r w:rsidR="00DF5B6F">
                <w:rPr>
                  <w:rFonts w:hint="eastAsia"/>
                  <w:b/>
                  <w:bCs/>
                </w:rPr>
                <w:t>/良好</w:t>
              </w:r>
            </w:ins>
            <w:r w:rsidRPr="005242F6">
              <w:t xml:space="preserve"> (threshold may be changed by customers)</w:t>
            </w:r>
          </w:p>
        </w:tc>
        <w:tc>
          <w:tcPr>
            <w:tcW w:w="2174" w:type="dxa"/>
            <w:vAlign w:val="center"/>
          </w:tcPr>
          <w:p w14:paraId="19F85159" w14:textId="3E14D365" w:rsidR="00C131B2" w:rsidRPr="005242F6" w:rsidRDefault="000E3C44" w:rsidP="009E754E">
            <w:pPr>
              <w:pStyle w:val="a5"/>
              <w:ind w:left="0"/>
              <w:jc w:val="center"/>
              <w:rPr>
                <w:rFonts w:hint="eastAsia"/>
              </w:rPr>
            </w:pPr>
            <w:r w:rsidRPr="005242F6">
              <w:t xml:space="preserve">All 5 parameters are </w:t>
            </w:r>
            <w:r w:rsidRPr="005242F6">
              <w:rPr>
                <w:b/>
                <w:bCs/>
              </w:rPr>
              <w:t>excellent</w:t>
            </w:r>
            <w:ins w:id="3" w:author="万 笑歌" w:date="2020-11-04T22:51:00Z">
              <w:r w:rsidR="00DF5B6F">
                <w:rPr>
                  <w:rFonts w:hint="eastAsia"/>
                  <w:b/>
                  <w:bCs/>
                </w:rPr>
                <w:t>/極佳</w:t>
              </w:r>
            </w:ins>
          </w:p>
        </w:tc>
      </w:tr>
      <w:tr w:rsidR="000E3C44" w:rsidRPr="005242F6" w14:paraId="402561E3" w14:textId="77777777" w:rsidTr="00404BC4">
        <w:trPr>
          <w:trHeight w:val="579"/>
          <w:jc w:val="center"/>
        </w:trPr>
        <w:tc>
          <w:tcPr>
            <w:tcW w:w="1955" w:type="dxa"/>
            <w:vAlign w:val="center"/>
          </w:tcPr>
          <w:p w14:paraId="796241DB" w14:textId="77777777" w:rsidR="00C131B2" w:rsidRPr="005242F6" w:rsidRDefault="00C131B2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Show No. of Cubicles with the above situation</w:t>
            </w:r>
          </w:p>
        </w:tc>
        <w:tc>
          <w:tcPr>
            <w:tcW w:w="2435" w:type="dxa"/>
            <w:vAlign w:val="center"/>
          </w:tcPr>
          <w:p w14:paraId="49857654" w14:textId="77777777" w:rsidR="00C131B2" w:rsidRPr="005242F6" w:rsidRDefault="00C131B2" w:rsidP="009E754E">
            <w:pPr>
              <w:pStyle w:val="a5"/>
              <w:ind w:left="0"/>
              <w:jc w:val="center"/>
            </w:pPr>
            <w:r w:rsidRPr="005242F6">
              <w:t>Yes</w:t>
            </w:r>
          </w:p>
        </w:tc>
        <w:tc>
          <w:tcPr>
            <w:tcW w:w="2268" w:type="dxa"/>
            <w:vAlign w:val="center"/>
          </w:tcPr>
          <w:p w14:paraId="20195374" w14:textId="77777777" w:rsidR="00C131B2" w:rsidRPr="005242F6" w:rsidRDefault="00C131B2" w:rsidP="009E754E">
            <w:pPr>
              <w:pStyle w:val="a5"/>
              <w:ind w:left="0"/>
              <w:jc w:val="center"/>
            </w:pPr>
            <w:r w:rsidRPr="005242F6">
              <w:t>No</w:t>
            </w:r>
          </w:p>
        </w:tc>
        <w:tc>
          <w:tcPr>
            <w:tcW w:w="2174" w:type="dxa"/>
            <w:vAlign w:val="center"/>
          </w:tcPr>
          <w:p w14:paraId="06A341F1" w14:textId="6A17B60C" w:rsidR="00C131B2" w:rsidRPr="005242F6" w:rsidRDefault="00C131B2" w:rsidP="009E754E">
            <w:pPr>
              <w:pStyle w:val="a5"/>
              <w:ind w:left="0"/>
              <w:jc w:val="center"/>
            </w:pPr>
            <w:r w:rsidRPr="005242F6">
              <w:t>No</w:t>
            </w:r>
          </w:p>
        </w:tc>
      </w:tr>
      <w:tr w:rsidR="000E3C44" w:rsidRPr="005242F6" w14:paraId="6A220888" w14:textId="77777777" w:rsidTr="00404BC4">
        <w:trPr>
          <w:trHeight w:val="323"/>
          <w:jc w:val="center"/>
        </w:trPr>
        <w:tc>
          <w:tcPr>
            <w:tcW w:w="1955" w:type="dxa"/>
            <w:vAlign w:val="center"/>
          </w:tcPr>
          <w:p w14:paraId="7529292A" w14:textId="77777777" w:rsidR="00C131B2" w:rsidRPr="005242F6" w:rsidRDefault="00C131B2" w:rsidP="009E754E">
            <w:pPr>
              <w:pStyle w:val="a5"/>
              <w:ind w:left="0"/>
              <w:jc w:val="center"/>
              <w:rPr>
                <w:b/>
                <w:bCs/>
              </w:rPr>
            </w:pPr>
            <w:r w:rsidRPr="005242F6">
              <w:rPr>
                <w:b/>
                <w:bCs/>
              </w:rPr>
              <w:t>Hover</w:t>
            </w:r>
          </w:p>
        </w:tc>
        <w:tc>
          <w:tcPr>
            <w:tcW w:w="2435" w:type="dxa"/>
            <w:vAlign w:val="center"/>
          </w:tcPr>
          <w:p w14:paraId="69210A20" w14:textId="77777777" w:rsidR="00C131B2" w:rsidRPr="005242F6" w:rsidRDefault="00404BC4" w:rsidP="009E754E">
            <w:pPr>
              <w:pStyle w:val="a5"/>
              <w:ind w:left="0"/>
            </w:pPr>
            <w:r w:rsidRPr="005242F6">
              <w:t>Shows</w:t>
            </w:r>
          </w:p>
          <w:p w14:paraId="444781F8" w14:textId="77777777" w:rsidR="00404BC4" w:rsidRPr="005242F6" w:rsidRDefault="00404BC4" w:rsidP="009E754E">
            <w:pPr>
              <w:pStyle w:val="a5"/>
              <w:ind w:left="0"/>
            </w:pPr>
            <w:r w:rsidRPr="005242F6">
              <w:t>“</w:t>
            </w:r>
          </w:p>
          <w:p w14:paraId="3A03F0C2" w14:textId="77777777" w:rsidR="00404BC4" w:rsidRPr="005242F6" w:rsidRDefault="00404BC4" w:rsidP="009E754E">
            <w:pPr>
              <w:pStyle w:val="a5"/>
              <w:ind w:left="0"/>
            </w:pPr>
            <w:r w:rsidRPr="005242F6">
              <w:t xml:space="preserve">Temperature: xx </w:t>
            </w:r>
            <w:r w:rsidRPr="005242F6">
              <w:rPr>
                <w:rFonts w:hint="eastAsia"/>
              </w:rPr>
              <w:t>ºC</w:t>
            </w:r>
          </w:p>
          <w:p w14:paraId="14EAADEB" w14:textId="77777777" w:rsidR="00404BC4" w:rsidRPr="005242F6" w:rsidRDefault="00404BC4" w:rsidP="009E754E">
            <w:pPr>
              <w:pStyle w:val="a5"/>
              <w:ind w:left="0"/>
            </w:pPr>
            <w:r w:rsidRPr="005242F6">
              <w:t>Humidity: xx %</w:t>
            </w:r>
          </w:p>
          <w:p w14:paraId="434DD3D2" w14:textId="1A2D994A" w:rsidR="00404BC4" w:rsidRPr="005242F6" w:rsidRDefault="00404BC4" w:rsidP="009E754E">
            <w:pPr>
              <w:pStyle w:val="a5"/>
              <w:ind w:left="0"/>
            </w:pPr>
            <w:r w:rsidRPr="005242F6">
              <w:t>H2S: excellent</w:t>
            </w:r>
          </w:p>
          <w:p w14:paraId="6D0D6040" w14:textId="6AD89D93" w:rsidR="00404BC4" w:rsidRPr="005242F6" w:rsidRDefault="00404BC4" w:rsidP="009E754E">
            <w:pPr>
              <w:pStyle w:val="a5"/>
              <w:ind w:left="0"/>
            </w:pPr>
            <w:r w:rsidRPr="005242F6">
              <w:t>NH3: poor</w:t>
            </w:r>
          </w:p>
          <w:p w14:paraId="049EEC22" w14:textId="77777777" w:rsidR="00404BC4" w:rsidRPr="005242F6" w:rsidRDefault="00404BC4" w:rsidP="009E754E">
            <w:pPr>
              <w:pStyle w:val="a5"/>
              <w:ind w:left="0"/>
            </w:pPr>
            <w:r w:rsidRPr="005242F6">
              <w:t>PM2.5: average</w:t>
            </w:r>
          </w:p>
          <w:p w14:paraId="4883B5DB" w14:textId="77777777" w:rsidR="00404BC4" w:rsidRPr="005242F6" w:rsidRDefault="00404BC4" w:rsidP="009E754E">
            <w:pPr>
              <w:pStyle w:val="a5"/>
              <w:ind w:left="0"/>
            </w:pPr>
            <w:r w:rsidRPr="005242F6">
              <w:t>”</w:t>
            </w:r>
          </w:p>
          <w:p w14:paraId="471D1915" w14:textId="069E4CE4" w:rsidR="00254D55" w:rsidRPr="005242F6" w:rsidRDefault="00254D55" w:rsidP="009E754E">
            <w:pPr>
              <w:pStyle w:val="a5"/>
              <w:ind w:left="0"/>
            </w:pPr>
            <w:r w:rsidRPr="005242F6">
              <w:t>(depends on real time data)</w:t>
            </w:r>
          </w:p>
        </w:tc>
        <w:tc>
          <w:tcPr>
            <w:tcW w:w="2268" w:type="dxa"/>
            <w:vAlign w:val="center"/>
          </w:tcPr>
          <w:p w14:paraId="53467EA3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Shows</w:t>
            </w:r>
          </w:p>
          <w:p w14:paraId="5275216F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“</w:t>
            </w:r>
          </w:p>
          <w:p w14:paraId="72908094" w14:textId="77777777" w:rsidR="00404BC4" w:rsidRPr="005242F6" w:rsidRDefault="00404BC4" w:rsidP="00404BC4">
            <w:pPr>
              <w:pStyle w:val="a5"/>
              <w:ind w:left="0"/>
            </w:pPr>
            <w:r w:rsidRPr="005242F6">
              <w:t xml:space="preserve">Temperature: xx </w:t>
            </w:r>
            <w:r w:rsidRPr="005242F6">
              <w:rPr>
                <w:rFonts w:hint="eastAsia"/>
              </w:rPr>
              <w:t>ºC</w:t>
            </w:r>
          </w:p>
          <w:p w14:paraId="2CA1A521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Humidity: xx %</w:t>
            </w:r>
          </w:p>
          <w:p w14:paraId="5048A41A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H2S: excellent</w:t>
            </w:r>
          </w:p>
          <w:p w14:paraId="0DCC4D5E" w14:textId="4A8D3485" w:rsidR="00404BC4" w:rsidRPr="005242F6" w:rsidRDefault="00404BC4" w:rsidP="00404BC4">
            <w:pPr>
              <w:pStyle w:val="a5"/>
              <w:ind w:left="0"/>
            </w:pPr>
            <w:r w:rsidRPr="005242F6">
              <w:t>NH3: excellent</w:t>
            </w:r>
          </w:p>
          <w:p w14:paraId="71C0D368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PM2.5: average</w:t>
            </w:r>
          </w:p>
          <w:p w14:paraId="425818F7" w14:textId="0FCC2882" w:rsidR="00C131B2" w:rsidRPr="005242F6" w:rsidRDefault="00404BC4" w:rsidP="00404BC4">
            <w:pPr>
              <w:pStyle w:val="a5"/>
              <w:ind w:left="0"/>
            </w:pPr>
            <w:r w:rsidRPr="005242F6">
              <w:t>”</w:t>
            </w:r>
            <w:r w:rsidR="00254D55" w:rsidRPr="005242F6">
              <w:br/>
              <w:t>(depends on real time data)</w:t>
            </w:r>
          </w:p>
        </w:tc>
        <w:tc>
          <w:tcPr>
            <w:tcW w:w="2174" w:type="dxa"/>
            <w:vAlign w:val="center"/>
          </w:tcPr>
          <w:p w14:paraId="6C008197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Shows</w:t>
            </w:r>
          </w:p>
          <w:p w14:paraId="6A787B48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“</w:t>
            </w:r>
          </w:p>
          <w:p w14:paraId="2B1E7C0F" w14:textId="77777777" w:rsidR="00404BC4" w:rsidRPr="005242F6" w:rsidRDefault="00404BC4" w:rsidP="00404BC4">
            <w:pPr>
              <w:pStyle w:val="a5"/>
              <w:ind w:left="0"/>
            </w:pPr>
            <w:r w:rsidRPr="005242F6">
              <w:t xml:space="preserve">Temperature: xx </w:t>
            </w:r>
            <w:r w:rsidRPr="005242F6">
              <w:rPr>
                <w:rFonts w:hint="eastAsia"/>
              </w:rPr>
              <w:t>ºC</w:t>
            </w:r>
          </w:p>
          <w:p w14:paraId="4B8A0B70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Humidity: xx %</w:t>
            </w:r>
          </w:p>
          <w:p w14:paraId="09E5A62D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H2S: excellent</w:t>
            </w:r>
          </w:p>
          <w:p w14:paraId="4A24C1B2" w14:textId="77777777" w:rsidR="00404BC4" w:rsidRPr="005242F6" w:rsidRDefault="00404BC4" w:rsidP="00404BC4">
            <w:pPr>
              <w:pStyle w:val="a5"/>
              <w:ind w:left="0"/>
            </w:pPr>
            <w:r w:rsidRPr="005242F6">
              <w:t>NH3: excellent</w:t>
            </w:r>
          </w:p>
          <w:p w14:paraId="7F27B016" w14:textId="5AE0C6EE" w:rsidR="00404BC4" w:rsidRPr="005242F6" w:rsidRDefault="00404BC4" w:rsidP="00404BC4">
            <w:pPr>
              <w:pStyle w:val="a5"/>
              <w:ind w:left="0"/>
            </w:pPr>
            <w:r w:rsidRPr="005242F6">
              <w:t>PM2.5: excellent</w:t>
            </w:r>
          </w:p>
          <w:p w14:paraId="35CAA5B3" w14:textId="77777777" w:rsidR="00C131B2" w:rsidRPr="005242F6" w:rsidRDefault="00404BC4" w:rsidP="00404BC4">
            <w:pPr>
              <w:pStyle w:val="a5"/>
              <w:ind w:left="0"/>
            </w:pPr>
            <w:r w:rsidRPr="005242F6">
              <w:t>”</w:t>
            </w:r>
          </w:p>
          <w:p w14:paraId="48C28981" w14:textId="3A43A55C" w:rsidR="00254D55" w:rsidRPr="005242F6" w:rsidRDefault="00254D55" w:rsidP="00404BC4">
            <w:pPr>
              <w:pStyle w:val="a5"/>
              <w:ind w:left="0"/>
            </w:pPr>
            <w:r w:rsidRPr="005242F6">
              <w:t>(depends on real time data)</w:t>
            </w:r>
          </w:p>
        </w:tc>
      </w:tr>
    </w:tbl>
    <w:p w14:paraId="4BCED28E" w14:textId="77777777" w:rsidR="00C131B2" w:rsidRPr="005242F6" w:rsidRDefault="00C131B2" w:rsidP="00C131B2"/>
    <w:p w14:paraId="4CFA1120" w14:textId="179DD35F" w:rsidR="00125A74" w:rsidRPr="005242F6" w:rsidRDefault="00125A74" w:rsidP="00125A74">
      <w:pPr>
        <w:pStyle w:val="8"/>
      </w:pPr>
      <w:r w:rsidRPr="005242F6">
        <w:t>Map</w:t>
      </w:r>
    </w:p>
    <w:p w14:paraId="12DA8300" w14:textId="1C2C2DA7" w:rsidR="00125A74" w:rsidRPr="005242F6" w:rsidRDefault="008A15E5" w:rsidP="008A15E5">
      <w:pPr>
        <w:ind w:left="720"/>
      </w:pPr>
      <w:r w:rsidRPr="005242F6">
        <w:t>Click</w:t>
      </w:r>
      <w:r w:rsidR="00CE7C54" w:rsidRPr="005242F6">
        <w:t xml:space="preserve"> the</w:t>
      </w:r>
      <w:r w:rsidR="006E22DF" w:rsidRPr="005242F6">
        <w:t xml:space="preserve"> </w:t>
      </w:r>
      <w:r w:rsidR="006E22DF" w:rsidRPr="005242F6">
        <w:rPr>
          <w:rFonts w:hint="eastAsia"/>
        </w:rPr>
        <w:t>ma</w:t>
      </w:r>
      <w:r w:rsidR="006E22DF" w:rsidRPr="005242F6">
        <w:t>p</w:t>
      </w:r>
      <w:r w:rsidR="00CE7C54" w:rsidRPr="005242F6">
        <w:t xml:space="preserve"> ICON</w:t>
      </w:r>
      <w:r w:rsidRPr="005242F6">
        <w:t xml:space="preserve"> to open the floor plan of the specific toilet</w:t>
      </w:r>
    </w:p>
    <w:p w14:paraId="339F1B6F" w14:textId="665CD481" w:rsidR="00D01D72" w:rsidRPr="005242F6" w:rsidRDefault="006E22DF" w:rsidP="00D01D72">
      <w:pPr>
        <w:pStyle w:val="a5"/>
        <w:numPr>
          <w:ilvl w:val="0"/>
          <w:numId w:val="5"/>
        </w:numPr>
      </w:pPr>
      <w:r w:rsidRPr="005242F6">
        <w:t xml:space="preserve">The sensor status shown in the </w:t>
      </w:r>
      <w:r w:rsidR="00813880" w:rsidRPr="005242F6">
        <w:t xml:space="preserve">floor plan are </w:t>
      </w:r>
      <w:r w:rsidR="00D01D72" w:rsidRPr="005242F6">
        <w:t>update</w:t>
      </w:r>
      <w:r w:rsidR="00813880" w:rsidRPr="005242F6">
        <w:t>d real time</w:t>
      </w:r>
      <w:r w:rsidR="002D0A72" w:rsidRPr="005242F6">
        <w:t xml:space="preserve"> </w:t>
      </w:r>
    </w:p>
    <w:p w14:paraId="5EB7C4D3" w14:textId="6BAEF6FF" w:rsidR="006E22DF" w:rsidRPr="005242F6" w:rsidRDefault="006E22DF" w:rsidP="00D01D72">
      <w:pPr>
        <w:pStyle w:val="a5"/>
        <w:numPr>
          <w:ilvl w:val="0"/>
          <w:numId w:val="5"/>
        </w:numPr>
      </w:pPr>
      <w:r w:rsidRPr="005242F6">
        <w:t xml:space="preserve">This pop-up page will show the status of all the sensors </w:t>
      </w:r>
    </w:p>
    <w:p w14:paraId="27519FE7" w14:textId="3A28E4BD" w:rsidR="00D01D72" w:rsidRPr="005242F6" w:rsidRDefault="00D01D72" w:rsidP="00D01D72">
      <w:pPr>
        <w:pStyle w:val="a5"/>
        <w:numPr>
          <w:ilvl w:val="0"/>
          <w:numId w:val="5"/>
        </w:numPr>
      </w:pPr>
      <w:r w:rsidRPr="005242F6">
        <w:t>Floor plan is generated / re</w:t>
      </w:r>
      <w:r w:rsidR="006E22DF" w:rsidRPr="005242F6">
        <w:t>-</w:t>
      </w:r>
      <w:r w:rsidRPr="005242F6">
        <w:t xml:space="preserve">drawn according to the floor plans of the property. (see if we can develop an easier </w:t>
      </w:r>
      <w:r w:rsidR="002D0A72" w:rsidRPr="005242F6">
        <w:t xml:space="preserve">or automatic or non-code </w:t>
      </w:r>
      <w:r w:rsidRPr="005242F6">
        <w:t>way to draw this floor plan</w:t>
      </w:r>
      <w:r w:rsidR="002D0A72" w:rsidRPr="005242F6">
        <w:t xml:space="preserve"> for easier implementation in the future</w:t>
      </w:r>
      <w:r w:rsidRPr="005242F6">
        <w:t>)</w:t>
      </w:r>
      <w:r w:rsidR="002D0A72" w:rsidRPr="005242F6">
        <w:t xml:space="preserve"> </w:t>
      </w:r>
    </w:p>
    <w:p w14:paraId="42FB23B1" w14:textId="77777777" w:rsidR="005242F6" w:rsidRDefault="005242F6" w:rsidP="005242F6">
      <w:pPr>
        <w:pStyle w:val="9"/>
        <w:rPr>
          <w:ins w:id="4" w:author="万 笑歌" w:date="2020-11-04T22:17:00Z"/>
        </w:rPr>
      </w:pPr>
      <w:bookmarkStart w:id="5" w:name="_Hlk55421952"/>
      <w:ins w:id="6" w:author="万 笑歌" w:date="2020-11-04T22:17:00Z">
        <w:r>
          <w:lastRenderedPageBreak/>
          <w:t xml:space="preserve">Floor </w:t>
        </w:r>
        <w:r>
          <w:rPr>
            <w:rFonts w:hint="eastAsia"/>
          </w:rPr>
          <w:t>Plan</w:t>
        </w:r>
      </w:ins>
    </w:p>
    <w:bookmarkEnd w:id="5"/>
    <w:p w14:paraId="37951617" w14:textId="366C64CD" w:rsidR="005242F6" w:rsidRDefault="005242F6" w:rsidP="005242F6">
      <w:pPr>
        <w:pStyle w:val="8"/>
        <w:rPr>
          <w:ins w:id="7" w:author="万 笑歌" w:date="2020-11-04T22:17:00Z"/>
        </w:rPr>
      </w:pPr>
      <w:commentRangeStart w:id="8"/>
      <w:ins w:id="9" w:author="万 笑歌" w:date="2020-11-04T22:17:00Z">
        <w:r w:rsidRPr="005242F6">
          <w:t>IAQ</w:t>
        </w:r>
      </w:ins>
      <w:commentRangeEnd w:id="8"/>
      <w:ins w:id="10" w:author="万 笑歌" w:date="2020-11-04T23:25:00Z">
        <w:r w:rsidR="0057660A">
          <w:rPr>
            <w:rStyle w:val="ae"/>
            <w:rFonts w:asciiTheme="minorHAnsi" w:eastAsiaTheme="minorEastAsia" w:hAnsiTheme="minorHAnsi" w:cstheme="minorBidi"/>
            <w:color w:val="auto"/>
          </w:rPr>
          <w:commentReference w:id="8"/>
        </w:r>
      </w:ins>
      <w:ins w:id="11" w:author="万 笑歌" w:date="2020-11-04T22:36:00Z">
        <w:r w:rsidR="00730152">
          <w:rPr>
            <w:noProof/>
          </w:rPr>
          <w:t xml:space="preserve">                          </w:t>
        </w:r>
      </w:ins>
      <w:ins w:id="12" w:author="万 笑歌" w:date="2020-11-04T22:37:00Z">
        <w:r w:rsidR="00730152">
          <w:rPr>
            <w:noProof/>
          </w:rPr>
          <w:t xml:space="preserve">  </w:t>
        </w:r>
      </w:ins>
      <w:ins w:id="13" w:author="万 笑歌" w:date="2020-11-04T22:36:00Z">
        <w:r w:rsidR="00730152">
          <w:rPr>
            <w:rFonts w:hint="eastAsia"/>
            <w:noProof/>
          </w:rPr>
          <w:drawing>
            <wp:inline distT="0" distB="0" distL="0" distR="0" wp14:anchorId="7DEC7E8E" wp14:editId="7763EDA7">
              <wp:extent cx="5274310" cy="3924300"/>
              <wp:effectExtent l="0" t="0" r="2540" b="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392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D7D538F" w14:textId="4D9E4103" w:rsidR="005242F6" w:rsidRDefault="005242F6" w:rsidP="005242F6">
      <w:pPr>
        <w:rPr>
          <w:ins w:id="14" w:author="万 笑歌" w:date="2020-11-04T22:17:00Z"/>
        </w:rPr>
      </w:pPr>
      <w:ins w:id="15" w:author="万 笑歌" w:date="2020-11-04T22:17:00Z">
        <w:r>
          <w:tab/>
          <w:t xml:space="preserve">Click the </w:t>
        </w:r>
        <w:r>
          <w:rPr>
            <w:noProof/>
          </w:rPr>
          <w:drawing>
            <wp:inline distT="0" distB="0" distL="0" distR="0" wp14:anchorId="268A727B" wp14:editId="2856A2A4">
              <wp:extent cx="348342" cy="377210"/>
              <wp:effectExtent l="0" t="0" r="0" b="381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3389" cy="4151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logo to open IAQ panel.</w:t>
        </w:r>
      </w:ins>
    </w:p>
    <w:p w14:paraId="579BA4C7" w14:textId="72A9C742" w:rsidR="005242F6" w:rsidRDefault="005242F6" w:rsidP="005242F6">
      <w:pPr>
        <w:rPr>
          <w:ins w:id="16" w:author="万 笑歌" w:date="2020-11-04T22:18:00Z"/>
        </w:rPr>
      </w:pPr>
      <w:ins w:id="17" w:author="万 笑歌" w:date="2020-11-04T22:17:00Z">
        <w:r>
          <w:tab/>
          <w:t>Click the</w:t>
        </w:r>
      </w:ins>
      <w:ins w:id="18" w:author="万 笑歌" w:date="2020-11-04T22:37:00Z">
        <w:r w:rsidR="00730152">
          <w:t xml:space="preserve"> </w:t>
        </w:r>
        <w:r w:rsidR="00730152">
          <w:rPr>
            <w:rFonts w:hint="eastAsia"/>
            <w:noProof/>
          </w:rPr>
          <w:drawing>
            <wp:inline distT="0" distB="0" distL="0" distR="0" wp14:anchorId="764E182C" wp14:editId="5180DCF6">
              <wp:extent cx="347980" cy="342228"/>
              <wp:effectExtent l="0" t="0" r="0" b="127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图片 17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3385" cy="3573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9" w:author="万 笑歌" w:date="2020-11-04T22:17:00Z">
        <w:r>
          <w:t xml:space="preserve"> logo to open the explanation of each parameter.</w:t>
        </w:r>
      </w:ins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242F6" w14:paraId="565977F1" w14:textId="77777777" w:rsidTr="005242F6">
        <w:trPr>
          <w:ins w:id="20" w:author="万 笑歌" w:date="2020-11-04T22:18:00Z"/>
        </w:trPr>
        <w:tc>
          <w:tcPr>
            <w:tcW w:w="2074" w:type="dxa"/>
          </w:tcPr>
          <w:p w14:paraId="0A74C75F" w14:textId="5E25F11F" w:rsidR="005242F6" w:rsidRDefault="005242F6" w:rsidP="003C5F2B">
            <w:pPr>
              <w:rPr>
                <w:ins w:id="21" w:author="万 笑歌" w:date="2020-11-04T22:18:00Z"/>
              </w:rPr>
            </w:pPr>
            <w:ins w:id="22" w:author="万 笑歌" w:date="2020-11-04T22:18:00Z">
              <w:r>
                <w:t>P</w:t>
              </w:r>
            </w:ins>
            <w:ins w:id="23" w:author="万 笑歌" w:date="2020-11-04T22:19:00Z">
              <w:r>
                <w:t>arameter</w:t>
              </w:r>
            </w:ins>
          </w:p>
        </w:tc>
        <w:tc>
          <w:tcPr>
            <w:tcW w:w="2074" w:type="dxa"/>
          </w:tcPr>
          <w:p w14:paraId="3D1145DA" w14:textId="0CF3E6F1" w:rsidR="005242F6" w:rsidRDefault="003C5F2B" w:rsidP="00606549">
            <w:pPr>
              <w:rPr>
                <w:ins w:id="24" w:author="万 笑歌" w:date="2020-11-04T22:18:00Z"/>
              </w:rPr>
            </w:pPr>
            <w:ins w:id="25" w:author="万 笑歌" w:date="2020-11-04T22:20:00Z">
              <w:r>
                <w:t>Poor</w:t>
              </w:r>
            </w:ins>
          </w:p>
        </w:tc>
        <w:tc>
          <w:tcPr>
            <w:tcW w:w="2074" w:type="dxa"/>
          </w:tcPr>
          <w:p w14:paraId="5AB19AD4" w14:textId="3E66F185" w:rsidR="005242F6" w:rsidRDefault="003C5F2B" w:rsidP="0057660A">
            <w:pPr>
              <w:rPr>
                <w:ins w:id="26" w:author="万 笑歌" w:date="2020-11-04T22:18:00Z"/>
              </w:rPr>
            </w:pPr>
            <w:ins w:id="27" w:author="万 笑歌" w:date="2020-11-04T22:20:00Z">
              <w:r>
                <w:t>A</w:t>
              </w:r>
            </w:ins>
            <w:ins w:id="28" w:author="万 笑歌" w:date="2020-11-04T22:21:00Z">
              <w:r>
                <w:t>verage</w:t>
              </w:r>
            </w:ins>
          </w:p>
        </w:tc>
        <w:tc>
          <w:tcPr>
            <w:tcW w:w="2074" w:type="dxa"/>
          </w:tcPr>
          <w:p w14:paraId="6A8DA0AA" w14:textId="03BD33DD" w:rsidR="005242F6" w:rsidRDefault="003C5F2B" w:rsidP="00851291">
            <w:pPr>
              <w:rPr>
                <w:ins w:id="29" w:author="万 笑歌" w:date="2020-11-04T22:18:00Z"/>
              </w:rPr>
            </w:pPr>
            <w:ins w:id="30" w:author="万 笑歌" w:date="2020-11-04T22:21:00Z">
              <w:r>
                <w:t>Excellent</w:t>
              </w:r>
            </w:ins>
          </w:p>
        </w:tc>
      </w:tr>
      <w:tr w:rsidR="005242F6" w14:paraId="51397E39" w14:textId="77777777" w:rsidTr="005242F6">
        <w:trPr>
          <w:ins w:id="31" w:author="万 笑歌" w:date="2020-11-04T22:18:00Z"/>
        </w:trPr>
        <w:tc>
          <w:tcPr>
            <w:tcW w:w="2074" w:type="dxa"/>
          </w:tcPr>
          <w:p w14:paraId="415B3EC1" w14:textId="5427DA1A" w:rsidR="005242F6" w:rsidRDefault="005242F6" w:rsidP="003C5F2B">
            <w:pPr>
              <w:rPr>
                <w:ins w:id="32" w:author="万 笑歌" w:date="2020-11-04T22:18:00Z"/>
              </w:rPr>
            </w:pPr>
            <w:ins w:id="33" w:author="万 笑歌" w:date="2020-11-04T22:19:00Z">
              <w:r>
                <w:t>H2S</w:t>
              </w:r>
            </w:ins>
          </w:p>
        </w:tc>
        <w:tc>
          <w:tcPr>
            <w:tcW w:w="2074" w:type="dxa"/>
          </w:tcPr>
          <w:p w14:paraId="648342A9" w14:textId="1328A4EF" w:rsidR="005242F6" w:rsidRDefault="003C5F2B" w:rsidP="00606549">
            <w:pPr>
              <w:rPr>
                <w:ins w:id="34" w:author="万 笑歌" w:date="2020-11-04T22:18:00Z"/>
              </w:rPr>
            </w:pPr>
            <w:ins w:id="35" w:author="万 笑歌" w:date="2020-11-04T22:25:00Z">
              <w:r>
                <w:t>(</w:t>
              </w:r>
            </w:ins>
            <w:ins w:id="36" w:author="万 笑歌" w:date="2020-11-04T22:20:00Z">
              <w:r w:rsidR="005242F6">
                <w:t>0.00</w:t>
              </w:r>
              <w:r>
                <w:t>3</w:t>
              </w:r>
            </w:ins>
            <w:ins w:id="37" w:author="万 笑歌" w:date="2020-11-04T22:25:00Z">
              <w:r>
                <w:t>,</w:t>
              </w:r>
            </w:ins>
            <m:oMath>
              <m:r>
                <w:ins w:id="38" w:author="万 笑歌" w:date="2020-11-04T22:27:00Z">
                  <w:rPr>
                    <w:rFonts w:ascii="Cambria Math" w:hAnsi="Cambria Math"/>
                  </w:rPr>
                  <m:t>+</m:t>
                </w:ins>
              </m:r>
              <m:r>
                <w:ins w:id="39" w:author="万 笑歌" w:date="2020-11-04T22:26:00Z">
                  <w:rPr>
                    <w:rFonts w:ascii="Cambria Math" w:hAnsi="Cambria Math"/>
                  </w:rPr>
                  <m:t>∞</m:t>
                </w:ins>
              </m:r>
            </m:oMath>
            <w:ins w:id="40" w:author="万 笑歌" w:date="2020-11-04T22:27:00Z">
              <w:r>
                <w:t>)</w:t>
              </w:r>
            </w:ins>
          </w:p>
        </w:tc>
        <w:tc>
          <w:tcPr>
            <w:tcW w:w="2074" w:type="dxa"/>
          </w:tcPr>
          <w:p w14:paraId="1AA1315A" w14:textId="0C644352" w:rsidR="005242F6" w:rsidRDefault="003C5F2B" w:rsidP="0057660A">
            <w:pPr>
              <w:rPr>
                <w:ins w:id="41" w:author="万 笑歌" w:date="2020-11-04T22:18:00Z"/>
              </w:rPr>
            </w:pPr>
            <w:ins w:id="42" w:author="万 笑歌" w:date="2020-11-04T22:28:00Z">
              <w:r>
                <w:t>(</w:t>
              </w:r>
            </w:ins>
            <w:ins w:id="43" w:author="万 笑歌" w:date="2020-11-04T22:20:00Z">
              <w:r>
                <w:t>0.001</w:t>
              </w:r>
            </w:ins>
            <w:ins w:id="44" w:author="万 笑歌" w:date="2020-11-04T22:21:00Z">
              <w:r>
                <w:t>, 0.003</w:t>
              </w:r>
            </w:ins>
            <w:ins w:id="45" w:author="万 笑歌" w:date="2020-11-04T22:28:00Z">
              <w:r>
                <w:t>]</w:t>
              </w:r>
            </w:ins>
          </w:p>
        </w:tc>
        <w:tc>
          <w:tcPr>
            <w:tcW w:w="2074" w:type="dxa"/>
          </w:tcPr>
          <w:p w14:paraId="34EF0903" w14:textId="50F7BBDF" w:rsidR="005242F6" w:rsidRDefault="003C5F2B" w:rsidP="00851291">
            <w:pPr>
              <w:rPr>
                <w:ins w:id="46" w:author="万 笑歌" w:date="2020-11-04T22:18:00Z"/>
              </w:rPr>
            </w:pPr>
            <w:ins w:id="47" w:author="万 笑歌" w:date="2020-11-04T22:29:00Z">
              <w:r>
                <w:t xml:space="preserve">[0, </w:t>
              </w:r>
            </w:ins>
            <w:ins w:id="48" w:author="万 笑歌" w:date="2020-11-04T22:21:00Z">
              <w:r>
                <w:t>0.001</w:t>
              </w:r>
            </w:ins>
            <w:ins w:id="49" w:author="万 笑歌" w:date="2020-11-04T22:29:00Z">
              <w:r>
                <w:t>]</w:t>
              </w:r>
            </w:ins>
          </w:p>
        </w:tc>
      </w:tr>
      <w:tr w:rsidR="003C5F2B" w14:paraId="138819F3" w14:textId="77777777" w:rsidTr="005242F6">
        <w:trPr>
          <w:ins w:id="50" w:author="万 笑歌" w:date="2020-11-04T22:18:00Z"/>
        </w:trPr>
        <w:tc>
          <w:tcPr>
            <w:tcW w:w="2074" w:type="dxa"/>
          </w:tcPr>
          <w:p w14:paraId="25AC2B26" w14:textId="6DDBE500" w:rsidR="003C5F2B" w:rsidRDefault="003C5F2B" w:rsidP="003C5F2B">
            <w:pPr>
              <w:rPr>
                <w:ins w:id="51" w:author="万 笑歌" w:date="2020-11-04T22:18:00Z"/>
              </w:rPr>
            </w:pPr>
            <w:ins w:id="52" w:author="万 笑歌" w:date="2020-11-04T22:19:00Z">
              <w:r>
                <w:t>NH3</w:t>
              </w:r>
            </w:ins>
          </w:p>
        </w:tc>
        <w:tc>
          <w:tcPr>
            <w:tcW w:w="2074" w:type="dxa"/>
          </w:tcPr>
          <w:p w14:paraId="59000D7F" w14:textId="5086F593" w:rsidR="003C5F2B" w:rsidRDefault="003C5F2B" w:rsidP="00FA44F0">
            <w:pPr>
              <w:rPr>
                <w:ins w:id="53" w:author="万 笑歌" w:date="2020-11-04T22:18:00Z"/>
              </w:rPr>
            </w:pPr>
            <w:ins w:id="54" w:author="万 笑歌" w:date="2020-11-04T22:27:00Z">
              <w:r>
                <w:t>(</w:t>
              </w:r>
            </w:ins>
            <w:ins w:id="55" w:author="万 笑歌" w:date="2020-11-04T22:21:00Z">
              <w:r>
                <w:t>0.0</w:t>
              </w:r>
              <w:r>
                <w:t>15</w:t>
              </w:r>
            </w:ins>
            <w:ins w:id="56" w:author="万 笑歌" w:date="2020-11-04T22:27:00Z">
              <w:r>
                <w:t xml:space="preserve">, </w:t>
              </w:r>
            </w:ins>
            <m:oMath>
              <m:r>
                <w:ins w:id="57" w:author="万 笑歌" w:date="2020-11-04T22:27:00Z">
                  <w:rPr>
                    <w:rFonts w:ascii="Cambria Math" w:hAnsi="Cambria Math"/>
                  </w:rPr>
                  <m:t>+∞</m:t>
                </w:ins>
              </m:r>
            </m:oMath>
            <w:ins w:id="58" w:author="万 笑歌" w:date="2020-11-04T22:27:00Z">
              <w:r>
                <w:t>)</w:t>
              </w:r>
            </w:ins>
          </w:p>
        </w:tc>
        <w:tc>
          <w:tcPr>
            <w:tcW w:w="2074" w:type="dxa"/>
          </w:tcPr>
          <w:p w14:paraId="72129FEB" w14:textId="313770ED" w:rsidR="003C5F2B" w:rsidRDefault="003C5F2B" w:rsidP="00606549">
            <w:pPr>
              <w:rPr>
                <w:ins w:id="59" w:author="万 笑歌" w:date="2020-11-04T22:18:00Z"/>
              </w:rPr>
            </w:pPr>
            <w:ins w:id="60" w:author="万 笑歌" w:date="2020-11-04T22:29:00Z">
              <w:r>
                <w:t>(</w:t>
              </w:r>
            </w:ins>
            <w:ins w:id="61" w:author="万 笑歌" w:date="2020-11-04T22:21:00Z">
              <w:r>
                <w:t>0.01, 0.0</w:t>
              </w:r>
              <w:r>
                <w:t>15</w:t>
              </w:r>
            </w:ins>
            <w:ins w:id="62" w:author="万 笑歌" w:date="2020-11-04T22:28:00Z">
              <w:r>
                <w:t>]</w:t>
              </w:r>
            </w:ins>
          </w:p>
        </w:tc>
        <w:tc>
          <w:tcPr>
            <w:tcW w:w="2074" w:type="dxa"/>
          </w:tcPr>
          <w:p w14:paraId="4F8DF1F5" w14:textId="2EAD8FF5" w:rsidR="003C5F2B" w:rsidRDefault="003C5F2B" w:rsidP="0057660A">
            <w:pPr>
              <w:rPr>
                <w:ins w:id="63" w:author="万 笑歌" w:date="2020-11-04T22:18:00Z"/>
              </w:rPr>
            </w:pPr>
            <w:ins w:id="64" w:author="万 笑歌" w:date="2020-11-04T22:29:00Z">
              <w:r>
                <w:t>[</w:t>
              </w:r>
            </w:ins>
            <w:ins w:id="65" w:author="万 笑歌" w:date="2020-11-04T22:30:00Z">
              <w:r>
                <w:t xml:space="preserve">0, </w:t>
              </w:r>
            </w:ins>
            <w:ins w:id="66" w:author="万 笑歌" w:date="2020-11-04T22:21:00Z">
              <w:r>
                <w:t>0.01</w:t>
              </w:r>
            </w:ins>
            <w:ins w:id="67" w:author="万 笑歌" w:date="2020-11-04T22:29:00Z">
              <w:r>
                <w:t>]</w:t>
              </w:r>
            </w:ins>
          </w:p>
        </w:tc>
      </w:tr>
      <w:tr w:rsidR="003C5F2B" w14:paraId="54549ED6" w14:textId="77777777" w:rsidTr="005242F6">
        <w:trPr>
          <w:ins w:id="68" w:author="万 笑歌" w:date="2020-11-04T22:18:00Z"/>
        </w:trPr>
        <w:tc>
          <w:tcPr>
            <w:tcW w:w="2074" w:type="dxa"/>
          </w:tcPr>
          <w:p w14:paraId="67583FDD" w14:textId="2D247775" w:rsidR="003C5F2B" w:rsidRDefault="003C5F2B" w:rsidP="003C5F2B">
            <w:pPr>
              <w:rPr>
                <w:ins w:id="69" w:author="万 笑歌" w:date="2020-11-04T22:18:00Z"/>
              </w:rPr>
            </w:pPr>
            <w:ins w:id="70" w:author="万 笑歌" w:date="2020-11-04T22:19:00Z">
              <w:r>
                <w:t>PM2.5</w:t>
              </w:r>
            </w:ins>
          </w:p>
        </w:tc>
        <w:tc>
          <w:tcPr>
            <w:tcW w:w="2074" w:type="dxa"/>
          </w:tcPr>
          <w:p w14:paraId="3F96F127" w14:textId="5C0FE671" w:rsidR="003C5F2B" w:rsidRDefault="003C5F2B" w:rsidP="00FA44F0">
            <w:pPr>
              <w:rPr>
                <w:ins w:id="71" w:author="万 笑歌" w:date="2020-11-04T22:18:00Z"/>
              </w:rPr>
            </w:pPr>
            <w:ins w:id="72" w:author="万 笑歌" w:date="2020-11-04T22:27:00Z">
              <w:r>
                <w:t>(</w:t>
              </w:r>
            </w:ins>
            <w:ins w:id="73" w:author="万 笑歌" w:date="2020-11-04T23:25:00Z">
              <w:r w:rsidR="00606549">
                <w:rPr>
                  <w:rFonts w:hint="eastAsia"/>
                </w:rPr>
                <w:t>65</w:t>
              </w:r>
            </w:ins>
            <w:ins w:id="74" w:author="万 笑歌" w:date="2020-11-04T22:27:00Z">
              <w:r>
                <w:t xml:space="preserve"> </w:t>
              </w:r>
              <w:r>
                <w:t>,</w:t>
              </w:r>
            </w:ins>
            <m:oMath>
              <m:r>
                <w:ins w:id="75" w:author="万 笑歌" w:date="2020-11-04T22:27:00Z">
                  <w:rPr>
                    <w:rFonts w:ascii="Cambria Math" w:hAnsi="Cambria Math"/>
                  </w:rPr>
                  <m:t>+∞</m:t>
                </w:ins>
              </m:r>
            </m:oMath>
            <w:ins w:id="76" w:author="万 笑歌" w:date="2020-11-04T22:28:00Z">
              <w:r>
                <w:t>)</w:t>
              </w:r>
            </w:ins>
          </w:p>
        </w:tc>
        <w:tc>
          <w:tcPr>
            <w:tcW w:w="2074" w:type="dxa"/>
          </w:tcPr>
          <w:p w14:paraId="1CAE4647" w14:textId="215E464A" w:rsidR="003C5F2B" w:rsidRDefault="003C5F2B" w:rsidP="00606549">
            <w:pPr>
              <w:rPr>
                <w:ins w:id="77" w:author="万 笑歌" w:date="2020-11-04T22:18:00Z"/>
              </w:rPr>
            </w:pPr>
            <w:ins w:id="78" w:author="万 笑歌" w:date="2020-11-04T22:29:00Z">
              <w:r>
                <w:t>(</w:t>
              </w:r>
            </w:ins>
            <w:ins w:id="79" w:author="万 笑歌" w:date="2020-11-04T23:25:00Z">
              <w:r w:rsidR="00606549">
                <w:rPr>
                  <w:rFonts w:hint="eastAsia"/>
                </w:rPr>
                <w:t>15</w:t>
              </w:r>
            </w:ins>
            <w:ins w:id="80" w:author="万 笑歌" w:date="2020-11-04T22:23:00Z">
              <w:r>
                <w:t xml:space="preserve">, </w:t>
              </w:r>
            </w:ins>
            <w:ins w:id="81" w:author="万 笑歌" w:date="2020-11-04T23:25:00Z">
              <w:r w:rsidR="00606549">
                <w:rPr>
                  <w:rFonts w:hint="eastAsia"/>
                </w:rPr>
                <w:t>65</w:t>
              </w:r>
            </w:ins>
            <w:ins w:id="82" w:author="万 笑歌" w:date="2020-11-04T22:28:00Z">
              <w:r>
                <w:t>]</w:t>
              </w:r>
            </w:ins>
          </w:p>
        </w:tc>
        <w:tc>
          <w:tcPr>
            <w:tcW w:w="2074" w:type="dxa"/>
          </w:tcPr>
          <w:p w14:paraId="64CAD4DA" w14:textId="229376C7" w:rsidR="003C5F2B" w:rsidRDefault="003C5F2B" w:rsidP="00606549">
            <w:pPr>
              <w:rPr>
                <w:ins w:id="83" w:author="万 笑歌" w:date="2020-11-04T22:18:00Z"/>
              </w:rPr>
            </w:pPr>
            <w:ins w:id="84" w:author="万 笑歌" w:date="2020-11-04T22:29:00Z">
              <w:r>
                <w:t xml:space="preserve">[0, </w:t>
              </w:r>
            </w:ins>
            <w:ins w:id="85" w:author="万 笑歌" w:date="2020-11-04T23:25:00Z">
              <w:r w:rsidR="00606549">
                <w:rPr>
                  <w:rFonts w:hint="eastAsia"/>
                </w:rPr>
                <w:t>15</w:t>
              </w:r>
            </w:ins>
            <w:ins w:id="86" w:author="万 笑歌" w:date="2020-11-04T22:29:00Z">
              <w:r>
                <w:t>]</w:t>
              </w:r>
            </w:ins>
          </w:p>
        </w:tc>
      </w:tr>
      <w:tr w:rsidR="003C5F2B" w14:paraId="3D9D7C1D" w14:textId="77777777" w:rsidTr="005242F6">
        <w:trPr>
          <w:ins w:id="87" w:author="万 笑歌" w:date="2020-11-04T22:18:00Z"/>
        </w:trPr>
        <w:tc>
          <w:tcPr>
            <w:tcW w:w="2074" w:type="dxa"/>
          </w:tcPr>
          <w:p w14:paraId="4D5E6A4F" w14:textId="7C20A3A0" w:rsidR="003C5F2B" w:rsidRDefault="003C5F2B" w:rsidP="003C5F2B">
            <w:pPr>
              <w:rPr>
                <w:ins w:id="88" w:author="万 笑歌" w:date="2020-11-04T22:18:00Z"/>
              </w:rPr>
            </w:pPr>
            <w:ins w:id="89" w:author="万 笑歌" w:date="2020-11-04T22:19:00Z">
              <w:r>
                <w:t>Temperature</w:t>
              </w:r>
            </w:ins>
          </w:p>
        </w:tc>
        <w:tc>
          <w:tcPr>
            <w:tcW w:w="2074" w:type="dxa"/>
          </w:tcPr>
          <w:p w14:paraId="3A212820" w14:textId="7591568F" w:rsidR="003C5F2B" w:rsidRPr="003C5F2B" w:rsidRDefault="003C5F2B" w:rsidP="003C5F2B">
            <w:pPr>
              <w:rPr>
                <w:ins w:id="90" w:author="万 笑歌" w:date="2020-11-04T22:18:00Z"/>
              </w:rPr>
            </w:pPr>
            <w:ins w:id="91" w:author="万 笑歌" w:date="2020-11-04T22:30:00Z">
              <w:r>
                <w:t>(</w:t>
              </w:r>
            </w:ins>
            <m:oMath>
              <m:r>
                <w:ins w:id="92" w:author="万 笑歌" w:date="2020-11-04T22:30:00Z">
                  <w:rPr>
                    <w:rFonts w:ascii="Cambria Math" w:hAnsi="Cambria Math"/>
                  </w:rPr>
                  <m:t>-</m:t>
                </w:ins>
              </m:r>
              <m:r>
                <w:ins w:id="93" w:author="万 笑歌" w:date="2020-11-04T22:30:00Z">
                  <w:rPr>
                    <w:rFonts w:ascii="Cambria Math" w:hAnsi="Cambria Math"/>
                  </w:rPr>
                  <m:t>∞</m:t>
                </w:ins>
              </m:r>
            </m:oMath>
            <w:ins w:id="94" w:author="万 笑歌" w:date="2020-11-04T22:30:00Z">
              <w:r>
                <w:t>,</w:t>
              </w:r>
            </w:ins>
            <w:ins w:id="95" w:author="万 笑歌" w:date="2020-11-04T22:31:00Z">
              <w:r w:rsidR="00FA44F0">
                <w:t>20</w:t>
              </w:r>
            </w:ins>
            <w:ins w:id="96" w:author="万 笑歌" w:date="2020-11-04T22:30:00Z">
              <w:r w:rsidR="00FA44F0">
                <w:t>]</w:t>
              </w:r>
            </w:ins>
            <w:ins w:id="97" w:author="万 笑歌" w:date="2020-11-04T22:31:00Z">
              <w:r w:rsidR="00FA44F0">
                <w:t xml:space="preserve"> </w:t>
              </w:r>
            </w:ins>
            <w:ins w:id="98" w:author="万 笑歌" w:date="2020-11-04T22:32:00Z">
              <w:r w:rsidR="00FA44F0">
                <w:t>or</w:t>
              </w:r>
            </w:ins>
            <w:ins w:id="99" w:author="万 笑歌" w:date="2020-11-04T22:31:00Z">
              <w:r w:rsidR="00FA44F0">
                <w:t xml:space="preserve"> (29,</w:t>
              </w:r>
            </w:ins>
            <m:oMath>
              <m:r>
                <w:ins w:id="100" w:author="万 笑歌" w:date="2020-11-04T22:31:00Z">
                  <w:rPr>
                    <w:rFonts w:ascii="Cambria Math" w:hAnsi="Cambria Math"/>
                  </w:rPr>
                  <m:t xml:space="preserve"> </m:t>
                </w:ins>
              </m:r>
              <m:r>
                <w:ins w:id="101" w:author="万 笑歌" w:date="2020-11-04T22:31:00Z">
                  <w:rPr>
                    <w:rFonts w:ascii="Cambria Math" w:hAnsi="Cambria Math"/>
                  </w:rPr>
                  <m:t>+∞</m:t>
                </w:ins>
              </m:r>
            </m:oMath>
            <w:ins w:id="102" w:author="万 笑歌" w:date="2020-11-04T22:32:00Z">
              <w:r w:rsidR="00FA44F0">
                <w:t>)</w:t>
              </w:r>
            </w:ins>
          </w:p>
        </w:tc>
        <w:tc>
          <w:tcPr>
            <w:tcW w:w="2074" w:type="dxa"/>
          </w:tcPr>
          <w:p w14:paraId="250D1BC8" w14:textId="0319568D" w:rsidR="003C5F2B" w:rsidRDefault="00FA44F0" w:rsidP="00FA44F0">
            <w:pPr>
              <w:rPr>
                <w:ins w:id="103" w:author="万 笑歌" w:date="2020-11-04T22:18:00Z"/>
              </w:rPr>
            </w:pPr>
            <w:ins w:id="104" w:author="万 笑歌" w:date="2020-11-04T22:32:00Z">
              <w:r>
                <w:t>(20,22</w:t>
              </w:r>
              <w:r>
                <w:t>]</w:t>
              </w:r>
              <w:r>
                <w:t xml:space="preserve"> or </w:t>
              </w:r>
            </w:ins>
            <w:ins w:id="105" w:author="万 笑歌" w:date="2020-11-04T22:33:00Z">
              <w:r>
                <w:t>(2</w:t>
              </w:r>
            </w:ins>
            <w:ins w:id="106" w:author="万 笑歌" w:date="2020-11-04T23:25:00Z">
              <w:r w:rsidR="00606549">
                <w:rPr>
                  <w:rFonts w:hint="eastAsia"/>
                </w:rPr>
                <w:t>7</w:t>
              </w:r>
            </w:ins>
            <w:ins w:id="107" w:author="万 笑歌" w:date="2020-11-04T22:33:00Z">
              <w:r>
                <w:t>,29</w:t>
              </w:r>
              <w:r>
                <w:t>]</w:t>
              </w:r>
            </w:ins>
          </w:p>
        </w:tc>
        <w:tc>
          <w:tcPr>
            <w:tcW w:w="2074" w:type="dxa"/>
          </w:tcPr>
          <w:p w14:paraId="02EF9E6D" w14:textId="4A04266D" w:rsidR="003C5F2B" w:rsidRDefault="003C5F2B" w:rsidP="00606549">
            <w:pPr>
              <w:rPr>
                <w:ins w:id="108" w:author="万 笑歌" w:date="2020-11-04T22:18:00Z"/>
              </w:rPr>
            </w:pPr>
            <w:ins w:id="109" w:author="万 笑歌" w:date="2020-11-04T22:29:00Z">
              <w:r>
                <w:t xml:space="preserve">(22, </w:t>
              </w:r>
            </w:ins>
            <w:ins w:id="110" w:author="万 笑歌" w:date="2020-11-04T22:25:00Z">
              <w:r>
                <w:t>2</w:t>
              </w:r>
            </w:ins>
            <w:ins w:id="111" w:author="万 笑歌" w:date="2020-11-04T23:25:00Z">
              <w:r w:rsidR="00606549">
                <w:rPr>
                  <w:rFonts w:hint="eastAsia"/>
                </w:rPr>
                <w:t>7</w:t>
              </w:r>
            </w:ins>
            <w:ins w:id="112" w:author="万 笑歌" w:date="2020-11-04T22:29:00Z">
              <w:r>
                <w:t>]</w:t>
              </w:r>
            </w:ins>
          </w:p>
        </w:tc>
      </w:tr>
      <w:tr w:rsidR="003C5F2B" w14:paraId="481A5FA3" w14:textId="77777777" w:rsidTr="005242F6">
        <w:trPr>
          <w:ins w:id="113" w:author="万 笑歌" w:date="2020-11-04T22:19:00Z"/>
        </w:trPr>
        <w:tc>
          <w:tcPr>
            <w:tcW w:w="2074" w:type="dxa"/>
          </w:tcPr>
          <w:p w14:paraId="37F6EE0B" w14:textId="787AA1B5" w:rsidR="003C5F2B" w:rsidRDefault="003C5F2B" w:rsidP="003C5F2B">
            <w:pPr>
              <w:rPr>
                <w:ins w:id="114" w:author="万 笑歌" w:date="2020-11-04T22:19:00Z"/>
              </w:rPr>
            </w:pPr>
            <w:ins w:id="115" w:author="万 笑歌" w:date="2020-11-04T22:19:00Z">
              <w:r>
                <w:t>Humidity</w:t>
              </w:r>
            </w:ins>
          </w:p>
        </w:tc>
        <w:tc>
          <w:tcPr>
            <w:tcW w:w="2074" w:type="dxa"/>
          </w:tcPr>
          <w:p w14:paraId="1716EC8C" w14:textId="71D2123C" w:rsidR="003C5F2B" w:rsidRDefault="00FA44F0" w:rsidP="00FA44F0">
            <w:pPr>
              <w:rPr>
                <w:ins w:id="116" w:author="万 笑歌" w:date="2020-11-04T22:19:00Z"/>
              </w:rPr>
            </w:pPr>
            <w:ins w:id="117" w:author="万 笑歌" w:date="2020-11-04T22:33:00Z">
              <w:r>
                <w:t xml:space="preserve">(90%, </w:t>
              </w:r>
            </w:ins>
            <m:oMath>
              <m:r>
                <w:ins w:id="118" w:author="万 笑歌" w:date="2020-11-04T22:33:00Z">
                  <w:rPr>
                    <w:rFonts w:ascii="Cambria Math" w:hAnsi="Cambria Math"/>
                  </w:rPr>
                  <m:t>+∞</m:t>
                </w:ins>
              </m:r>
            </m:oMath>
            <w:ins w:id="119" w:author="万 笑歌" w:date="2020-11-04T22:33:00Z">
              <w:r>
                <w:t>)</w:t>
              </w:r>
            </w:ins>
          </w:p>
        </w:tc>
        <w:tc>
          <w:tcPr>
            <w:tcW w:w="2074" w:type="dxa"/>
          </w:tcPr>
          <w:p w14:paraId="657D7473" w14:textId="470ECA12" w:rsidR="003C5F2B" w:rsidRDefault="00FA44F0" w:rsidP="00FA44F0">
            <w:pPr>
              <w:rPr>
                <w:ins w:id="120" w:author="万 笑歌" w:date="2020-11-04T22:19:00Z"/>
              </w:rPr>
            </w:pPr>
            <w:ins w:id="121" w:author="万 笑歌" w:date="2020-11-04T22:34:00Z">
              <w:r>
                <w:t>(80%, 90%]</w:t>
              </w:r>
            </w:ins>
          </w:p>
        </w:tc>
        <w:tc>
          <w:tcPr>
            <w:tcW w:w="2074" w:type="dxa"/>
          </w:tcPr>
          <w:p w14:paraId="18E94575" w14:textId="337929A5" w:rsidR="003C5F2B" w:rsidRDefault="00FA44F0" w:rsidP="00FA44F0">
            <w:pPr>
              <w:rPr>
                <w:ins w:id="122" w:author="万 笑歌" w:date="2020-11-04T22:19:00Z"/>
              </w:rPr>
            </w:pPr>
            <w:ins w:id="123" w:author="万 笑歌" w:date="2020-11-04T22:34:00Z">
              <w:r>
                <w:t>[0</w:t>
              </w:r>
              <w:r>
                <w:t xml:space="preserve">, </w:t>
              </w:r>
              <w:r>
                <w:t>8</w:t>
              </w:r>
              <w:r>
                <w:t>0%]</w:t>
              </w:r>
            </w:ins>
          </w:p>
        </w:tc>
      </w:tr>
    </w:tbl>
    <w:p w14:paraId="7BFB81AB" w14:textId="67C6FB18" w:rsidR="005242F6" w:rsidRDefault="005242F6" w:rsidP="005242F6">
      <w:pPr>
        <w:rPr>
          <w:ins w:id="124" w:author="万 笑歌" w:date="2020-11-04T22:17:00Z"/>
        </w:rPr>
      </w:pPr>
    </w:p>
    <w:p w14:paraId="067BBEFA" w14:textId="0E8175E1" w:rsidR="004D39D0" w:rsidRDefault="00606549" w:rsidP="005242F6">
      <w:ins w:id="125" w:author="万 笑歌" w:date="2020-11-04T23:24:00Z">
        <w:r>
          <w:rPr>
            <w:noProof/>
          </w:rPr>
          <w:lastRenderedPageBreak/>
          <w:drawing>
            <wp:inline distT="0" distB="0" distL="0" distR="0" wp14:anchorId="67CAEBDA" wp14:editId="3551644C">
              <wp:extent cx="5274310" cy="3945890"/>
              <wp:effectExtent l="0" t="0" r="2540" b="0"/>
              <wp:docPr id="19" name="图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39458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9A3E666" w14:textId="3844AB6C" w:rsidR="005242F6" w:rsidRPr="005242F6" w:rsidRDefault="005242F6" w:rsidP="005242F6"/>
    <w:p w14:paraId="351C8DD2" w14:textId="4B9A719D" w:rsidR="00107486" w:rsidRPr="00107486" w:rsidRDefault="00107486" w:rsidP="00107486">
      <w:pPr>
        <w:pStyle w:val="9"/>
        <w:rPr>
          <w:ins w:id="126" w:author="万 笑歌" w:date="2020-11-04T22:37:00Z"/>
        </w:rPr>
      </w:pPr>
      <w:commentRangeStart w:id="127"/>
      <w:ins w:id="128" w:author="万 笑歌" w:date="2020-11-04T22:38:00Z">
        <w:r>
          <w:t>Notification</w:t>
        </w:r>
      </w:ins>
      <w:commentRangeEnd w:id="127"/>
      <w:ins w:id="129" w:author="万 笑歌" w:date="2020-11-04T23:26:00Z">
        <w:r w:rsidR="0057660A">
          <w:rPr>
            <w:rStyle w:val="ae"/>
            <w:rFonts w:asciiTheme="minorHAnsi" w:eastAsiaTheme="minorEastAsia" w:hAnsiTheme="minorHAnsi" w:cstheme="minorBidi"/>
            <w:color w:val="auto"/>
          </w:rPr>
          <w:commentReference w:id="127"/>
        </w:r>
      </w:ins>
      <w:ins w:id="130" w:author="万 笑歌" w:date="2020-11-04T23:28:00Z">
        <w:r w:rsidR="00851291">
          <w:rPr>
            <w:rFonts w:hint="eastAsia"/>
          </w:rPr>
          <w:t>（still</w:t>
        </w:r>
        <w:r w:rsidR="00851291">
          <w:t xml:space="preserve"> waiting for UI design</w:t>
        </w:r>
        <w:r w:rsidR="00851291">
          <w:t>）</w:t>
        </w:r>
      </w:ins>
    </w:p>
    <w:p w14:paraId="1645FCC6" w14:textId="14C37B0F" w:rsidR="005242F6" w:rsidRPr="005242F6" w:rsidDel="00107486" w:rsidRDefault="00107486" w:rsidP="00107486">
      <w:pPr>
        <w:rPr>
          <w:del w:id="131" w:author="万 笑歌" w:date="2020-11-04T22:39:00Z"/>
        </w:rPr>
      </w:pPr>
      <w:ins w:id="132" w:author="万 笑歌" w:date="2020-11-04T22:40:00Z">
        <w:r>
          <w:t xml:space="preserve">- </w:t>
        </w:r>
      </w:ins>
      <w:ins w:id="133" w:author="万 笑歌" w:date="2020-11-04T22:39:00Z">
        <w:r>
          <w:t xml:space="preserve">Show time </w:t>
        </w:r>
      </w:ins>
      <w:ins w:id="134" w:author="万 笑歌" w:date="2020-11-04T22:40:00Z">
        <w:r>
          <w:t>occurred</w:t>
        </w:r>
      </w:ins>
      <w:ins w:id="135" w:author="万 笑歌" w:date="2020-11-04T22:39:00Z">
        <w:r>
          <w:t xml:space="preserve"> for each notificatio</w:t>
        </w:r>
      </w:ins>
      <w:ins w:id="136" w:author="万 笑歌" w:date="2020-11-04T22:40:00Z">
        <w:r>
          <w:t>n</w:t>
        </w:r>
      </w:ins>
    </w:p>
    <w:p w14:paraId="53B69DD7" w14:textId="2D86AC53" w:rsidR="004D39D0" w:rsidRDefault="00107486" w:rsidP="0050285F">
      <w:pPr>
        <w:rPr>
          <w:ins w:id="137" w:author="万 笑歌" w:date="2020-11-04T22:41:00Z"/>
        </w:rPr>
      </w:pPr>
      <w:ins w:id="138" w:author="万 笑歌" w:date="2020-11-04T22:40:00Z">
        <w:r>
          <w:t xml:space="preserve">- </w:t>
        </w:r>
      </w:ins>
      <w:ins w:id="139" w:author="万 笑歌" w:date="2020-11-04T22:41:00Z">
        <w:r w:rsidR="00CE3822">
          <w:t>Group</w:t>
        </w:r>
      </w:ins>
      <w:ins w:id="140" w:author="万 笑歌" w:date="2020-11-04T22:40:00Z">
        <w:r>
          <w:t xml:space="preserve"> notifications by</w:t>
        </w:r>
      </w:ins>
      <w:ins w:id="141" w:author="万 笑歌" w:date="2020-11-04T22:41:00Z">
        <w:r w:rsidR="00CE3822">
          <w:t xml:space="preserve"> each</w:t>
        </w:r>
      </w:ins>
      <w:ins w:id="142" w:author="万 笑歌" w:date="2020-11-04T22:40:00Z">
        <w:r>
          <w:t xml:space="preserve"> </w:t>
        </w:r>
      </w:ins>
      <w:ins w:id="143" w:author="万 笑歌" w:date="2020-11-04T22:41:00Z">
        <w:r w:rsidR="00CE3822">
          <w:t>toilet</w:t>
        </w:r>
      </w:ins>
    </w:p>
    <w:p w14:paraId="228DC120" w14:textId="77777777" w:rsidR="00CE3822" w:rsidRPr="0050285F" w:rsidRDefault="00CE3822" w:rsidP="0050285F"/>
    <w:p w14:paraId="079A2C63" w14:textId="7F3FABB2" w:rsidR="00CE3822" w:rsidRDefault="00CE3822" w:rsidP="00CE3822">
      <w:pPr>
        <w:rPr>
          <w:ins w:id="144" w:author="万 笑歌" w:date="2020-11-04T22:45:00Z"/>
        </w:rPr>
      </w:pPr>
      <w:ins w:id="145" w:author="万 笑歌" w:date="2020-11-04T22:41:00Z">
        <w:r>
          <w:t xml:space="preserve">- </w:t>
        </w:r>
        <w:r>
          <w:t>Sound Alert</w:t>
        </w:r>
      </w:ins>
    </w:p>
    <w:p w14:paraId="48AAC5DF" w14:textId="44172BAC" w:rsidR="00A405EA" w:rsidRDefault="00A405EA" w:rsidP="00CE3822">
      <w:pPr>
        <w:rPr>
          <w:ins w:id="146" w:author="万 笑歌" w:date="2020-11-04T22:41:00Z"/>
        </w:rPr>
      </w:pPr>
      <w:ins w:id="147" w:author="万 笑歌" w:date="2020-11-04T22:45:00Z">
        <w:r>
          <w:t xml:space="preserve">- Send </w:t>
        </w:r>
      </w:ins>
      <w:ins w:id="148" w:author="万 笑歌" w:date="2020-11-04T22:46:00Z">
        <w:r>
          <w:t xml:space="preserve">SMS to certain phone numbers </w:t>
        </w:r>
      </w:ins>
    </w:p>
    <w:p w14:paraId="50772F93" w14:textId="77777777" w:rsidR="0050285F" w:rsidRDefault="0050285F"/>
    <w:sectPr w:rsidR="0050285F" w:rsidSect="00F7300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8" w:author="万 笑歌" w:date="2020-11-04T23:25:00Z" w:initials="万">
    <w:p w14:paraId="31F79EC6" w14:textId="1DA9B72B" w:rsidR="0057660A" w:rsidRDefault="0057660A">
      <w:pPr>
        <w:pStyle w:val="af"/>
      </w:pPr>
      <w:r>
        <w:rPr>
          <w:rStyle w:val="ae"/>
        </w:rPr>
        <w:annotationRef/>
      </w:r>
      <w:r>
        <w:rPr>
          <w:rFonts w:hint="eastAsia"/>
        </w:rPr>
        <w:t>11月12日前完成</w:t>
      </w:r>
    </w:p>
  </w:comment>
  <w:comment w:id="127" w:author="万 笑歌" w:date="2020-11-04T23:26:00Z" w:initials="万">
    <w:p w14:paraId="12E4B288" w14:textId="2823C6F2" w:rsidR="0057660A" w:rsidRDefault="0057660A">
      <w:pPr>
        <w:pStyle w:val="af"/>
      </w:pPr>
      <w:r>
        <w:rPr>
          <w:rStyle w:val="ae"/>
        </w:rPr>
        <w:annotationRef/>
      </w:r>
      <w:r>
        <w:rPr>
          <w:rFonts w:hint="eastAsia"/>
        </w:rPr>
        <w:t>11月12日前完成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1F79EC6" w15:done="0"/>
  <w15:commentEx w15:paraId="12E4B2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DB705" w16cex:dateUtc="2020-11-04T15:25:00Z"/>
  <w16cex:commentExtensible w16cex:durableId="234DB732" w16cex:dateUtc="2020-11-04T15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1F79EC6" w16cid:durableId="234DB705"/>
  <w16cid:commentId w16cid:paraId="12E4B288" w16cid:durableId="234DB7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E0A346" w14:textId="77777777" w:rsidR="002B042A" w:rsidRDefault="002B042A" w:rsidP="00E82585">
      <w:pPr>
        <w:spacing w:after="0" w:line="240" w:lineRule="auto"/>
      </w:pPr>
      <w:r>
        <w:separator/>
      </w:r>
    </w:p>
  </w:endnote>
  <w:endnote w:type="continuationSeparator" w:id="0">
    <w:p w14:paraId="3DED9655" w14:textId="77777777" w:rsidR="002B042A" w:rsidRDefault="002B042A" w:rsidP="00E82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826FE9" w14:textId="77777777" w:rsidR="002B042A" w:rsidRDefault="002B042A" w:rsidP="00E82585">
      <w:pPr>
        <w:spacing w:after="0" w:line="240" w:lineRule="auto"/>
      </w:pPr>
      <w:r>
        <w:separator/>
      </w:r>
    </w:p>
  </w:footnote>
  <w:footnote w:type="continuationSeparator" w:id="0">
    <w:p w14:paraId="51462FD2" w14:textId="77777777" w:rsidR="002B042A" w:rsidRDefault="002B042A" w:rsidP="00E82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61010"/>
    <w:multiLevelType w:val="multilevel"/>
    <w:tmpl w:val="DAFA3E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B732E0"/>
    <w:multiLevelType w:val="multilevel"/>
    <w:tmpl w:val="2500D2D4"/>
    <w:lvl w:ilvl="0">
      <w:start w:val="1"/>
      <w:numFmt w:val="decimal"/>
      <w:lvlText w:val="%1"/>
      <w:lvlJc w:val="left"/>
      <w:pPr>
        <w:ind w:left="497" w:hanging="4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7" w:hanging="4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4138A3"/>
    <w:multiLevelType w:val="multilevel"/>
    <w:tmpl w:val="8B723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5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9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8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A794D19"/>
    <w:multiLevelType w:val="hybridMultilevel"/>
    <w:tmpl w:val="2CFE7368"/>
    <w:lvl w:ilvl="0" w:tplc="97869748">
      <w:start w:val="1"/>
      <w:numFmt w:val="bullet"/>
      <w:lvlText w:val="-"/>
      <w:lvlJc w:val="left"/>
      <w:pPr>
        <w:ind w:left="108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87D1D43"/>
    <w:multiLevelType w:val="multilevel"/>
    <w:tmpl w:val="BA4EC3F8"/>
    <w:lvl w:ilvl="0">
      <w:start w:val="1"/>
      <w:numFmt w:val="decimal"/>
      <w:lvlText w:val="%1"/>
      <w:lvlJc w:val="left"/>
      <w:pPr>
        <w:ind w:left="497" w:hanging="4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7" w:hanging="4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万 笑歌">
    <w15:presenceInfo w15:providerId="Windows Live" w15:userId="601d8d3340e4c6f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85F"/>
    <w:rsid w:val="00055FD2"/>
    <w:rsid w:val="000676BB"/>
    <w:rsid w:val="00085292"/>
    <w:rsid w:val="00091D57"/>
    <w:rsid w:val="000B20D0"/>
    <w:rsid w:val="000C4BCE"/>
    <w:rsid w:val="000C7904"/>
    <w:rsid w:val="000D7DF8"/>
    <w:rsid w:val="000E3C44"/>
    <w:rsid w:val="00107486"/>
    <w:rsid w:val="00125A74"/>
    <w:rsid w:val="00146B69"/>
    <w:rsid w:val="001D4801"/>
    <w:rsid w:val="001F5627"/>
    <w:rsid w:val="00254D55"/>
    <w:rsid w:val="00265BCC"/>
    <w:rsid w:val="002663F3"/>
    <w:rsid w:val="002B042A"/>
    <w:rsid w:val="002D0A72"/>
    <w:rsid w:val="00322C5F"/>
    <w:rsid w:val="00342595"/>
    <w:rsid w:val="0035252F"/>
    <w:rsid w:val="003700FE"/>
    <w:rsid w:val="003C5F2B"/>
    <w:rsid w:val="003E62A5"/>
    <w:rsid w:val="00404BC4"/>
    <w:rsid w:val="00421E7D"/>
    <w:rsid w:val="004C450D"/>
    <w:rsid w:val="004D1413"/>
    <w:rsid w:val="004D39D0"/>
    <w:rsid w:val="004E0E08"/>
    <w:rsid w:val="0050285F"/>
    <w:rsid w:val="00504507"/>
    <w:rsid w:val="005125CC"/>
    <w:rsid w:val="005242F6"/>
    <w:rsid w:val="00556525"/>
    <w:rsid w:val="0057660A"/>
    <w:rsid w:val="00606549"/>
    <w:rsid w:val="00623C4F"/>
    <w:rsid w:val="00637058"/>
    <w:rsid w:val="006C7AE2"/>
    <w:rsid w:val="006E22DF"/>
    <w:rsid w:val="00704499"/>
    <w:rsid w:val="00723948"/>
    <w:rsid w:val="00730152"/>
    <w:rsid w:val="00750C89"/>
    <w:rsid w:val="00756AD3"/>
    <w:rsid w:val="00757EB5"/>
    <w:rsid w:val="00785D55"/>
    <w:rsid w:val="007F6B60"/>
    <w:rsid w:val="00803085"/>
    <w:rsid w:val="00813880"/>
    <w:rsid w:val="00851291"/>
    <w:rsid w:val="008875AB"/>
    <w:rsid w:val="008A15E5"/>
    <w:rsid w:val="008B438D"/>
    <w:rsid w:val="00907D12"/>
    <w:rsid w:val="00955686"/>
    <w:rsid w:val="00986577"/>
    <w:rsid w:val="009A7DD0"/>
    <w:rsid w:val="00A405EA"/>
    <w:rsid w:val="00A92019"/>
    <w:rsid w:val="00A927B1"/>
    <w:rsid w:val="00AB407F"/>
    <w:rsid w:val="00AC414A"/>
    <w:rsid w:val="00AD5C71"/>
    <w:rsid w:val="00B369B0"/>
    <w:rsid w:val="00B535FF"/>
    <w:rsid w:val="00B725DC"/>
    <w:rsid w:val="00BC7C7A"/>
    <w:rsid w:val="00BD2DD5"/>
    <w:rsid w:val="00BE3498"/>
    <w:rsid w:val="00BE479A"/>
    <w:rsid w:val="00C131B2"/>
    <w:rsid w:val="00C135E0"/>
    <w:rsid w:val="00C45868"/>
    <w:rsid w:val="00C6784A"/>
    <w:rsid w:val="00C85813"/>
    <w:rsid w:val="00CE3822"/>
    <w:rsid w:val="00CE67F6"/>
    <w:rsid w:val="00CE7C54"/>
    <w:rsid w:val="00D00080"/>
    <w:rsid w:val="00D01D72"/>
    <w:rsid w:val="00D10B3E"/>
    <w:rsid w:val="00D728BF"/>
    <w:rsid w:val="00D95B2A"/>
    <w:rsid w:val="00DB375B"/>
    <w:rsid w:val="00DC533E"/>
    <w:rsid w:val="00DF5B6F"/>
    <w:rsid w:val="00E11FAA"/>
    <w:rsid w:val="00E82585"/>
    <w:rsid w:val="00E832A9"/>
    <w:rsid w:val="00EB0511"/>
    <w:rsid w:val="00EB31C6"/>
    <w:rsid w:val="00ED121C"/>
    <w:rsid w:val="00EF5FA6"/>
    <w:rsid w:val="00F01E93"/>
    <w:rsid w:val="00F329F3"/>
    <w:rsid w:val="00F36533"/>
    <w:rsid w:val="00F7300E"/>
    <w:rsid w:val="00FA44F0"/>
    <w:rsid w:val="00FF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A50E2"/>
  <w15:chartTrackingRefBased/>
  <w15:docId w15:val="{8E9AD801-30D7-4E53-9236-ABB865B1C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28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28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028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091D57"/>
    <w:pPr>
      <w:keepNext/>
      <w:keepLines/>
      <w:numPr>
        <w:ilvl w:val="1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028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5028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785D55"/>
    <w:pPr>
      <w:keepNext/>
      <w:keepLines/>
      <w:numPr>
        <w:ilvl w:val="3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rsid w:val="00091D57"/>
    <w:pPr>
      <w:keepNext/>
      <w:keepLines/>
      <w:numPr>
        <w:ilvl w:val="2"/>
        <w:numId w:val="4"/>
      </w:numPr>
      <w:spacing w:before="120" w:after="0"/>
      <w:outlineLvl w:val="8"/>
    </w:pPr>
    <w:rPr>
      <w:rFonts w:asciiTheme="majorHAnsi" w:eastAsiaTheme="majorEastAsia" w:hAnsiTheme="majorHAnsi" w:cstheme="majorBidi"/>
      <w:color w:val="272727" w:themeColor="text1" w:themeTint="D8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028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5028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5028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rsid w:val="00091D5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0285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rsid w:val="0050285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a3">
    <w:name w:val="Date"/>
    <w:basedOn w:val="a"/>
    <w:next w:val="a"/>
    <w:link w:val="a4"/>
    <w:uiPriority w:val="99"/>
    <w:semiHidden/>
    <w:unhideWhenUsed/>
    <w:rsid w:val="0050285F"/>
  </w:style>
  <w:style w:type="character" w:customStyle="1" w:styleId="a4">
    <w:name w:val="日期 字符"/>
    <w:basedOn w:val="a0"/>
    <w:link w:val="a3"/>
    <w:uiPriority w:val="99"/>
    <w:semiHidden/>
    <w:rsid w:val="0050285F"/>
  </w:style>
  <w:style w:type="character" w:customStyle="1" w:styleId="80">
    <w:name w:val="标题 8 字符"/>
    <w:basedOn w:val="a0"/>
    <w:link w:val="8"/>
    <w:uiPriority w:val="9"/>
    <w:rsid w:val="00785D55"/>
    <w:rPr>
      <w:rFonts w:asciiTheme="majorHAnsi" w:eastAsiaTheme="majorEastAsia" w:hAnsiTheme="majorHAnsi" w:cstheme="majorBidi"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rsid w:val="00091D57"/>
    <w:rPr>
      <w:rFonts w:asciiTheme="majorHAnsi" w:eastAsiaTheme="majorEastAsia" w:hAnsiTheme="majorHAnsi" w:cstheme="majorBidi"/>
      <w:color w:val="272727" w:themeColor="text1" w:themeTint="D8"/>
      <w:sz w:val="28"/>
      <w:szCs w:val="28"/>
    </w:rPr>
  </w:style>
  <w:style w:type="paragraph" w:styleId="a5">
    <w:name w:val="List Paragraph"/>
    <w:basedOn w:val="a"/>
    <w:uiPriority w:val="34"/>
    <w:qFormat/>
    <w:rsid w:val="0050285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825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E82585"/>
  </w:style>
  <w:style w:type="paragraph" w:styleId="a8">
    <w:name w:val="footer"/>
    <w:basedOn w:val="a"/>
    <w:link w:val="a9"/>
    <w:uiPriority w:val="99"/>
    <w:unhideWhenUsed/>
    <w:rsid w:val="00E825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E82585"/>
  </w:style>
  <w:style w:type="table" w:styleId="aa">
    <w:name w:val="Table Grid"/>
    <w:basedOn w:val="a1"/>
    <w:uiPriority w:val="39"/>
    <w:rsid w:val="00EB3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Grid Table 2 Accent 3"/>
    <w:basedOn w:val="a1"/>
    <w:uiPriority w:val="47"/>
    <w:rsid w:val="00EB31C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Grid Table 5 Dark Accent 3"/>
    <w:basedOn w:val="a1"/>
    <w:uiPriority w:val="50"/>
    <w:rsid w:val="00EB31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ab">
    <w:name w:val="Placeholder Text"/>
    <w:basedOn w:val="a0"/>
    <w:uiPriority w:val="99"/>
    <w:semiHidden/>
    <w:rsid w:val="00085292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3C5F2B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3C5F2B"/>
    <w:rPr>
      <w:rFonts w:ascii="Microsoft YaHei UI" w:eastAsia="Microsoft YaHei UI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57660A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57660A"/>
    <w:pPr>
      <w:spacing w:line="240" w:lineRule="auto"/>
    </w:pPr>
    <w:rPr>
      <w:sz w:val="20"/>
      <w:szCs w:val="20"/>
    </w:rPr>
  </w:style>
  <w:style w:type="character" w:customStyle="1" w:styleId="af0">
    <w:name w:val="批注文字 字符"/>
    <w:basedOn w:val="a0"/>
    <w:link w:val="af"/>
    <w:uiPriority w:val="99"/>
    <w:semiHidden/>
    <w:rsid w:val="0057660A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57660A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57660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microsoft.com/office/2011/relationships/commentsExtended" Target="commentsExtended.xml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comments" Target="comments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3.png"/><Relationship Id="rId10" Type="http://schemas.openxmlformats.org/officeDocument/2006/relationships/image" Target="media/image4.tmp"/><Relationship Id="rId19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9</Pages>
  <Words>940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 笑歌</dc:creator>
  <cp:keywords/>
  <dc:description/>
  <cp:lastModifiedBy>万 笑歌</cp:lastModifiedBy>
  <cp:revision>91</cp:revision>
  <dcterms:created xsi:type="dcterms:W3CDTF">2020-09-22T04:29:00Z</dcterms:created>
  <dcterms:modified xsi:type="dcterms:W3CDTF">2020-11-04T15:28:00Z</dcterms:modified>
</cp:coreProperties>
</file>